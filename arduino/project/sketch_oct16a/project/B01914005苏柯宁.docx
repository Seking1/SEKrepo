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6E14DB" w14:textId="77777777" w:rsidR="00A20DE2" w:rsidRDefault="00A20DE2">
      <w:pPr>
        <w:pStyle w:val="a5"/>
        <w:ind w:firstLine="400"/>
        <w:rPr>
          <w:sz w:val="20"/>
        </w:rPr>
      </w:pPr>
    </w:p>
    <w:p w14:paraId="4122F7DD" w14:textId="77777777" w:rsidR="00A20DE2" w:rsidRDefault="00A20DE2">
      <w:pPr>
        <w:pStyle w:val="a5"/>
        <w:ind w:firstLine="400"/>
        <w:rPr>
          <w:sz w:val="20"/>
        </w:rPr>
      </w:pPr>
    </w:p>
    <w:p w14:paraId="758BBF1C" w14:textId="77777777" w:rsidR="00A20DE2" w:rsidRDefault="00A20DE2">
      <w:pPr>
        <w:pStyle w:val="a5"/>
        <w:ind w:firstLine="400"/>
        <w:rPr>
          <w:sz w:val="20"/>
        </w:rPr>
      </w:pPr>
    </w:p>
    <w:p w14:paraId="0D2F8F9C" w14:textId="77777777" w:rsidR="00A20DE2" w:rsidRDefault="00A20DE2">
      <w:pPr>
        <w:pStyle w:val="a5"/>
        <w:spacing w:before="10"/>
        <w:ind w:firstLine="340"/>
        <w:rPr>
          <w:sz w:val="17"/>
        </w:rPr>
      </w:pPr>
    </w:p>
    <w:p w14:paraId="74A4FFA7" w14:textId="77777777" w:rsidR="00A20DE2" w:rsidRDefault="00000000">
      <w:pPr>
        <w:pStyle w:val="a5"/>
        <w:ind w:left="1006" w:firstLine="400"/>
        <w:rPr>
          <w:sz w:val="20"/>
        </w:rPr>
      </w:pPr>
      <w:r>
        <w:rPr>
          <w:noProof/>
          <w:sz w:val="20"/>
        </w:rPr>
        <w:drawing>
          <wp:inline distT="0" distB="0" distL="0" distR="0" wp14:anchorId="32558FB7" wp14:editId="177733B4">
            <wp:extent cx="4132580" cy="104965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4133167" cy="1050226"/>
                    </a:xfrm>
                    <a:prstGeom prst="rect">
                      <a:avLst/>
                    </a:prstGeom>
                  </pic:spPr>
                </pic:pic>
              </a:graphicData>
            </a:graphic>
          </wp:inline>
        </w:drawing>
      </w:r>
    </w:p>
    <w:p w14:paraId="78F09B68" w14:textId="77777777" w:rsidR="00A20DE2" w:rsidRDefault="00A20DE2">
      <w:pPr>
        <w:pStyle w:val="a5"/>
        <w:ind w:firstLine="400"/>
        <w:rPr>
          <w:sz w:val="20"/>
        </w:rPr>
      </w:pPr>
    </w:p>
    <w:p w14:paraId="4186DACB" w14:textId="77777777" w:rsidR="00A20DE2" w:rsidRDefault="00A20DE2">
      <w:pPr>
        <w:pStyle w:val="a5"/>
        <w:ind w:firstLine="400"/>
        <w:rPr>
          <w:sz w:val="20"/>
        </w:rPr>
      </w:pPr>
    </w:p>
    <w:p w14:paraId="6D847AE1" w14:textId="77777777" w:rsidR="00A20DE2" w:rsidRDefault="00A20DE2">
      <w:pPr>
        <w:pStyle w:val="a5"/>
        <w:ind w:firstLine="400"/>
        <w:rPr>
          <w:sz w:val="20"/>
        </w:rPr>
      </w:pPr>
    </w:p>
    <w:p w14:paraId="0E6B017A" w14:textId="77777777" w:rsidR="00A20DE2" w:rsidRDefault="00A20DE2">
      <w:pPr>
        <w:pStyle w:val="a5"/>
        <w:ind w:firstLine="400"/>
        <w:rPr>
          <w:sz w:val="20"/>
        </w:rPr>
      </w:pPr>
    </w:p>
    <w:p w14:paraId="3A2462FD" w14:textId="77777777" w:rsidR="00A20DE2" w:rsidRDefault="00A20DE2">
      <w:pPr>
        <w:pStyle w:val="a5"/>
        <w:spacing w:before="6"/>
        <w:ind w:firstLine="380"/>
        <w:rPr>
          <w:sz w:val="19"/>
        </w:rPr>
      </w:pPr>
    </w:p>
    <w:p w14:paraId="20F64A32" w14:textId="77777777" w:rsidR="00A20DE2" w:rsidRDefault="00000000">
      <w:pPr>
        <w:pStyle w:val="ab"/>
      </w:pPr>
      <w:r>
        <w:rPr>
          <w:w w:val="95"/>
        </w:rPr>
        <w:t>集成光电器件工程训</w:t>
      </w:r>
      <w:r>
        <w:rPr>
          <w:spacing w:val="-10"/>
          <w:w w:val="95"/>
        </w:rPr>
        <w:t>练</w:t>
      </w:r>
    </w:p>
    <w:p w14:paraId="2389222E" w14:textId="77777777" w:rsidR="00A20DE2" w:rsidRDefault="00A20DE2">
      <w:pPr>
        <w:pStyle w:val="a5"/>
        <w:ind w:firstLine="402"/>
        <w:rPr>
          <w:b/>
          <w:sz w:val="20"/>
        </w:rPr>
      </w:pPr>
    </w:p>
    <w:p w14:paraId="5EF0F329" w14:textId="77777777" w:rsidR="00A20DE2" w:rsidRDefault="00A20DE2">
      <w:pPr>
        <w:pStyle w:val="a5"/>
        <w:ind w:firstLine="402"/>
        <w:rPr>
          <w:b/>
          <w:sz w:val="20"/>
        </w:rPr>
      </w:pPr>
    </w:p>
    <w:p w14:paraId="5CAD4B6D" w14:textId="77777777" w:rsidR="00A20DE2" w:rsidRDefault="00A20DE2">
      <w:pPr>
        <w:pStyle w:val="a5"/>
        <w:ind w:firstLine="402"/>
        <w:rPr>
          <w:b/>
          <w:sz w:val="20"/>
        </w:rPr>
      </w:pPr>
    </w:p>
    <w:p w14:paraId="7F338523" w14:textId="77777777" w:rsidR="00A20DE2" w:rsidRDefault="00A20DE2">
      <w:pPr>
        <w:pStyle w:val="a5"/>
        <w:ind w:firstLine="402"/>
        <w:rPr>
          <w:b/>
          <w:sz w:val="20"/>
        </w:rPr>
      </w:pPr>
    </w:p>
    <w:p w14:paraId="7687892C" w14:textId="77777777" w:rsidR="00A20DE2" w:rsidRDefault="00A20DE2">
      <w:pPr>
        <w:pStyle w:val="a5"/>
        <w:ind w:firstLine="402"/>
        <w:rPr>
          <w:b/>
          <w:sz w:val="20"/>
        </w:rPr>
      </w:pPr>
    </w:p>
    <w:p w14:paraId="48A647C2" w14:textId="77777777" w:rsidR="00A20DE2" w:rsidRDefault="00A20DE2">
      <w:pPr>
        <w:pStyle w:val="a5"/>
        <w:ind w:firstLine="402"/>
        <w:rPr>
          <w:b/>
          <w:sz w:val="20"/>
        </w:rPr>
      </w:pPr>
    </w:p>
    <w:p w14:paraId="2E1BB12C" w14:textId="77777777" w:rsidR="00A20DE2" w:rsidRDefault="00A20DE2">
      <w:pPr>
        <w:pStyle w:val="a5"/>
        <w:ind w:firstLine="402"/>
        <w:rPr>
          <w:b/>
          <w:sz w:val="20"/>
        </w:rPr>
      </w:pPr>
    </w:p>
    <w:p w14:paraId="7768BAB3" w14:textId="77777777" w:rsidR="00A20DE2" w:rsidRDefault="00A20DE2">
      <w:pPr>
        <w:pStyle w:val="a5"/>
        <w:spacing w:before="11" w:after="1"/>
        <w:ind w:firstLine="522"/>
        <w:rPr>
          <w:b/>
          <w:sz w:val="26"/>
        </w:rPr>
      </w:pPr>
    </w:p>
    <w:tbl>
      <w:tblPr>
        <w:tblStyle w:val="TableNormal"/>
        <w:tblW w:w="0" w:type="auto"/>
        <w:tblInd w:w="1421" w:type="dxa"/>
        <w:tblLayout w:type="fixed"/>
        <w:tblLook w:val="04A0" w:firstRow="1" w:lastRow="0" w:firstColumn="1" w:lastColumn="0" w:noHBand="0" w:noVBand="1"/>
      </w:tblPr>
      <w:tblGrid>
        <w:gridCol w:w="410"/>
        <w:gridCol w:w="1239"/>
        <w:gridCol w:w="4522"/>
      </w:tblGrid>
      <w:tr w:rsidR="00A20DE2" w14:paraId="433977BE" w14:textId="77777777">
        <w:trPr>
          <w:trHeight w:val="958"/>
        </w:trPr>
        <w:tc>
          <w:tcPr>
            <w:tcW w:w="410" w:type="dxa"/>
          </w:tcPr>
          <w:p w14:paraId="07CF5D71" w14:textId="77777777" w:rsidR="00A20DE2" w:rsidRDefault="00A20DE2">
            <w:pPr>
              <w:pStyle w:val="TableParagraph"/>
              <w:spacing w:before="3" w:line="240" w:lineRule="auto"/>
              <w:jc w:val="left"/>
              <w:rPr>
                <w:b/>
                <w:sz w:val="24"/>
              </w:rPr>
            </w:pPr>
          </w:p>
          <w:p w14:paraId="394067A2" w14:textId="77777777" w:rsidR="00A20DE2" w:rsidRDefault="00000000">
            <w:pPr>
              <w:pStyle w:val="TableParagraph"/>
              <w:spacing w:line="240" w:lineRule="auto"/>
              <w:ind w:left="16"/>
              <w:rPr>
                <w:sz w:val="28"/>
              </w:rPr>
            </w:pPr>
            <w:r>
              <w:rPr>
                <w:w w:val="99"/>
                <w:sz w:val="28"/>
              </w:rPr>
              <w:t>题</w:t>
            </w:r>
          </w:p>
        </w:tc>
        <w:tc>
          <w:tcPr>
            <w:tcW w:w="1239" w:type="dxa"/>
          </w:tcPr>
          <w:p w14:paraId="76D47270" w14:textId="77777777" w:rsidR="00A20DE2" w:rsidRDefault="00A20DE2">
            <w:pPr>
              <w:pStyle w:val="TableParagraph"/>
              <w:spacing w:before="3" w:line="240" w:lineRule="auto"/>
              <w:jc w:val="left"/>
              <w:rPr>
                <w:b/>
                <w:sz w:val="24"/>
              </w:rPr>
            </w:pPr>
          </w:p>
          <w:p w14:paraId="4F37228E" w14:textId="77777777" w:rsidR="00A20DE2" w:rsidRDefault="00000000">
            <w:pPr>
              <w:pStyle w:val="TableParagraph"/>
              <w:spacing w:line="240" w:lineRule="auto"/>
              <w:ind w:right="171"/>
              <w:jc w:val="right"/>
              <w:rPr>
                <w:sz w:val="28"/>
              </w:rPr>
            </w:pPr>
            <w:r>
              <w:rPr>
                <w:w w:val="95"/>
                <w:sz w:val="28"/>
              </w:rPr>
              <w:t>目</w:t>
            </w:r>
            <w:r>
              <w:rPr>
                <w:spacing w:val="-10"/>
                <w:sz w:val="28"/>
              </w:rPr>
              <w:t>：</w:t>
            </w:r>
          </w:p>
        </w:tc>
        <w:tc>
          <w:tcPr>
            <w:tcW w:w="4522" w:type="dxa"/>
          </w:tcPr>
          <w:p w14:paraId="113582C5" w14:textId="3BC27AA9" w:rsidR="00A20DE2" w:rsidRDefault="00000000">
            <w:pPr>
              <w:pStyle w:val="TableParagraph"/>
              <w:spacing w:line="394" w:lineRule="exact"/>
              <w:ind w:left="174" w:right="50"/>
              <w:rPr>
                <w:sz w:val="28"/>
              </w:rPr>
            </w:pPr>
            <w:r>
              <w:rPr>
                <w:w w:val="95"/>
                <w:sz w:val="28"/>
              </w:rPr>
              <w:t>基于</w:t>
            </w:r>
            <w:r>
              <w:rPr>
                <w:spacing w:val="9"/>
                <w:sz w:val="28"/>
              </w:rPr>
              <w:t xml:space="preserve"> </w:t>
            </w:r>
            <w:r>
              <w:rPr>
                <w:w w:val="95"/>
                <w:sz w:val="28"/>
              </w:rPr>
              <w:t>LabView</w:t>
            </w:r>
            <w:ins w:id="1" w:author="苏 kinng" w:date="2022-10-11T09:21:00Z">
              <w:r w:rsidR="00D111FC">
                <w:rPr>
                  <w:w w:val="95"/>
                  <w:sz w:val="28"/>
                </w:rPr>
                <w:t xml:space="preserve"> </w:t>
              </w:r>
            </w:ins>
            <w:del w:id="2" w:author="Administrator" w:date="2022-10-10T20:17:00Z">
              <w:r>
                <w:rPr>
                  <w:spacing w:val="10"/>
                  <w:sz w:val="28"/>
                </w:rPr>
                <w:delText xml:space="preserve"> </w:delText>
              </w:r>
            </w:del>
            <w:r>
              <w:rPr>
                <w:w w:val="95"/>
                <w:sz w:val="28"/>
              </w:rPr>
              <w:t>和</w:t>
            </w:r>
            <w:del w:id="3" w:author="苏 kinng" w:date="2022-10-11T09:21:00Z">
              <w:r w:rsidDel="00D111FC">
                <w:rPr>
                  <w:w w:val="95"/>
                  <w:sz w:val="28"/>
                </w:rPr>
                <w:delText>ESP8266</w:delText>
              </w:r>
            </w:del>
            <w:ins w:id="4" w:author="Administrator" w:date="2022-10-10T20:17:00Z">
              <w:r>
                <w:rPr>
                  <w:rFonts w:hint="eastAsia"/>
                  <w:w w:val="95"/>
                  <w:sz w:val="28"/>
                </w:rPr>
                <w:t>单片机</w:t>
              </w:r>
            </w:ins>
            <w:r>
              <w:rPr>
                <w:w w:val="95"/>
                <w:sz w:val="28"/>
              </w:rPr>
              <w:t>的温湿度</w:t>
            </w:r>
            <w:r>
              <w:rPr>
                <w:spacing w:val="-10"/>
                <w:w w:val="95"/>
                <w:sz w:val="28"/>
              </w:rPr>
              <w:t>实</w:t>
            </w:r>
          </w:p>
          <w:p w14:paraId="4CE68998" w14:textId="241BE6B4" w:rsidR="00A20DE2" w:rsidRDefault="00000000">
            <w:pPr>
              <w:pStyle w:val="TableParagraph"/>
              <w:spacing w:before="197" w:line="347" w:lineRule="exact"/>
              <w:ind w:left="174" w:right="50"/>
              <w:rPr>
                <w:sz w:val="28"/>
              </w:rPr>
            </w:pPr>
            <w:r>
              <w:rPr>
                <w:w w:val="95"/>
                <w:sz w:val="28"/>
              </w:rPr>
              <w:t>时监测</w:t>
            </w:r>
            <w:del w:id="5" w:author="Administrator" w:date="2022-10-10T20:17:00Z">
              <w:r>
                <w:rPr>
                  <w:w w:val="95"/>
                  <w:sz w:val="28"/>
                </w:rPr>
                <w:delText>与反馈</w:delText>
              </w:r>
            </w:del>
            <w:r w:rsidR="00673832">
              <w:rPr>
                <w:rFonts w:hint="eastAsia"/>
                <w:w w:val="95"/>
                <w:sz w:val="28"/>
              </w:rPr>
              <w:t>网络平台设计</w:t>
            </w:r>
          </w:p>
        </w:tc>
      </w:tr>
      <w:tr w:rsidR="00A20DE2" w14:paraId="282EE666" w14:textId="77777777">
        <w:trPr>
          <w:trHeight w:val="780"/>
        </w:trPr>
        <w:tc>
          <w:tcPr>
            <w:tcW w:w="410" w:type="dxa"/>
          </w:tcPr>
          <w:p w14:paraId="0EB3809A" w14:textId="77777777" w:rsidR="00A20DE2" w:rsidRDefault="00A20DE2">
            <w:pPr>
              <w:pStyle w:val="TableParagraph"/>
              <w:spacing w:before="6" w:line="240" w:lineRule="auto"/>
              <w:jc w:val="left"/>
              <w:rPr>
                <w:b/>
              </w:rPr>
            </w:pPr>
          </w:p>
          <w:p w14:paraId="17595FDA" w14:textId="77777777" w:rsidR="00A20DE2" w:rsidRDefault="00000000">
            <w:pPr>
              <w:pStyle w:val="TableParagraph"/>
              <w:spacing w:line="240" w:lineRule="auto"/>
              <w:ind w:left="16"/>
              <w:rPr>
                <w:sz w:val="28"/>
              </w:rPr>
            </w:pPr>
            <w:r>
              <w:rPr>
                <w:w w:val="99"/>
                <w:sz w:val="28"/>
              </w:rPr>
              <w:t>院</w:t>
            </w:r>
          </w:p>
        </w:tc>
        <w:tc>
          <w:tcPr>
            <w:tcW w:w="1239" w:type="dxa"/>
          </w:tcPr>
          <w:p w14:paraId="5ABEE1BF" w14:textId="77777777" w:rsidR="00A20DE2" w:rsidRDefault="00A20DE2">
            <w:pPr>
              <w:pStyle w:val="TableParagraph"/>
              <w:spacing w:before="6" w:line="240" w:lineRule="auto"/>
              <w:jc w:val="left"/>
              <w:rPr>
                <w:b/>
              </w:rPr>
            </w:pPr>
          </w:p>
          <w:p w14:paraId="67E73506" w14:textId="77777777" w:rsidR="00A20DE2" w:rsidRDefault="00000000">
            <w:pPr>
              <w:pStyle w:val="TableParagraph"/>
              <w:spacing w:line="240" w:lineRule="auto"/>
              <w:ind w:right="171"/>
              <w:jc w:val="right"/>
              <w:rPr>
                <w:sz w:val="28"/>
              </w:rPr>
            </w:pPr>
            <w:r>
              <w:rPr>
                <w:w w:val="95"/>
                <w:sz w:val="28"/>
              </w:rPr>
              <w:t>系</w:t>
            </w:r>
            <w:r>
              <w:rPr>
                <w:spacing w:val="-10"/>
                <w:sz w:val="28"/>
              </w:rPr>
              <w:t>：</w:t>
            </w:r>
          </w:p>
        </w:tc>
        <w:tc>
          <w:tcPr>
            <w:tcW w:w="4522" w:type="dxa"/>
            <w:vMerge w:val="restart"/>
          </w:tcPr>
          <w:p w14:paraId="2BEA22D0" w14:textId="77777777" w:rsidR="00A20DE2" w:rsidRDefault="00000000">
            <w:pPr>
              <w:pStyle w:val="TableParagraph"/>
              <w:spacing w:before="220" w:line="427" w:lineRule="auto"/>
              <w:ind w:left="616" w:right="490" w:firstLine="453"/>
              <w:jc w:val="left"/>
              <w:rPr>
                <w:sz w:val="28"/>
              </w:rPr>
            </w:pPr>
            <w:r>
              <w:rPr>
                <w:spacing w:val="-2"/>
                <w:sz w:val="28"/>
              </w:rPr>
              <w:t>物理与光电工程学院 2019</w:t>
            </w:r>
            <w:r>
              <w:rPr>
                <w:spacing w:val="-35"/>
                <w:sz w:val="28"/>
              </w:rPr>
              <w:t xml:space="preserve"> 级</w:t>
            </w:r>
            <w:r>
              <w:rPr>
                <w:spacing w:val="-2"/>
                <w:sz w:val="28"/>
              </w:rPr>
              <w:t>光电信息科学与工程</w:t>
            </w:r>
          </w:p>
          <w:p w14:paraId="50465429" w14:textId="77777777" w:rsidR="00A20DE2" w:rsidRDefault="00000000">
            <w:pPr>
              <w:pStyle w:val="TableParagraph"/>
              <w:spacing w:line="338" w:lineRule="exact"/>
              <w:ind w:left="174" w:right="50"/>
              <w:rPr>
                <w:sz w:val="28"/>
              </w:rPr>
            </w:pPr>
            <w:r>
              <w:rPr>
                <w:spacing w:val="-2"/>
                <w:sz w:val="28"/>
              </w:rPr>
              <w:t>B01914005</w:t>
            </w:r>
          </w:p>
          <w:p w14:paraId="3517977D" w14:textId="77777777" w:rsidR="00A20DE2" w:rsidRDefault="00A20DE2">
            <w:pPr>
              <w:pStyle w:val="TableParagraph"/>
              <w:spacing w:before="10" w:line="240" w:lineRule="auto"/>
              <w:jc w:val="left"/>
              <w:rPr>
                <w:b/>
                <w:sz w:val="23"/>
              </w:rPr>
            </w:pPr>
          </w:p>
          <w:p w14:paraId="651B7425" w14:textId="77777777" w:rsidR="00A20DE2" w:rsidRDefault="00000000">
            <w:pPr>
              <w:pStyle w:val="TableParagraph"/>
              <w:spacing w:line="240" w:lineRule="auto"/>
              <w:ind w:left="174" w:right="50"/>
              <w:rPr>
                <w:sz w:val="28"/>
              </w:rPr>
            </w:pPr>
            <w:r>
              <w:rPr>
                <w:w w:val="95"/>
                <w:sz w:val="28"/>
              </w:rPr>
              <w:t>苏柯</w:t>
            </w:r>
            <w:r>
              <w:rPr>
                <w:spacing w:val="-10"/>
                <w:w w:val="95"/>
                <w:sz w:val="28"/>
              </w:rPr>
              <w:t>宁</w:t>
            </w:r>
          </w:p>
          <w:p w14:paraId="69439232" w14:textId="77777777" w:rsidR="00A20DE2" w:rsidRDefault="00A20DE2">
            <w:pPr>
              <w:pStyle w:val="TableParagraph"/>
              <w:spacing w:line="240" w:lineRule="auto"/>
              <w:jc w:val="left"/>
              <w:rPr>
                <w:b/>
                <w:sz w:val="25"/>
              </w:rPr>
            </w:pPr>
          </w:p>
          <w:p w14:paraId="604C7170" w14:textId="77777777" w:rsidR="00A20DE2" w:rsidRDefault="00000000">
            <w:pPr>
              <w:pStyle w:val="TableParagraph"/>
              <w:spacing w:line="240" w:lineRule="auto"/>
              <w:ind w:left="174" w:right="50"/>
              <w:rPr>
                <w:sz w:val="28"/>
              </w:rPr>
            </w:pPr>
            <w:r>
              <w:rPr>
                <w:w w:val="95"/>
                <w:sz w:val="28"/>
              </w:rPr>
              <w:t>李劲</w:t>
            </w:r>
            <w:r>
              <w:rPr>
                <w:spacing w:val="-10"/>
                <w:w w:val="95"/>
                <w:sz w:val="28"/>
              </w:rPr>
              <w:t>松</w:t>
            </w:r>
          </w:p>
          <w:p w14:paraId="6FA8B764" w14:textId="77777777" w:rsidR="00A20DE2" w:rsidRDefault="00A20DE2">
            <w:pPr>
              <w:pStyle w:val="TableParagraph"/>
              <w:spacing w:before="12" w:line="240" w:lineRule="auto"/>
              <w:jc w:val="left"/>
              <w:rPr>
                <w:b/>
                <w:sz w:val="19"/>
              </w:rPr>
            </w:pPr>
          </w:p>
          <w:p w14:paraId="36907223" w14:textId="77777777" w:rsidR="00A20DE2" w:rsidRDefault="00000000">
            <w:pPr>
              <w:pStyle w:val="TableParagraph"/>
              <w:spacing w:line="240" w:lineRule="auto"/>
              <w:ind w:left="174" w:right="50"/>
              <w:rPr>
                <w:sz w:val="28"/>
              </w:rPr>
            </w:pPr>
            <w:r>
              <w:rPr>
                <w:w w:val="95"/>
                <w:sz w:val="28"/>
              </w:rPr>
              <w:t>集成光电器件工程训</w:t>
            </w:r>
            <w:r>
              <w:rPr>
                <w:spacing w:val="-10"/>
                <w:w w:val="95"/>
                <w:sz w:val="28"/>
              </w:rPr>
              <w:t>练</w:t>
            </w:r>
          </w:p>
          <w:p w14:paraId="5E777777" w14:textId="77777777" w:rsidR="00A20DE2" w:rsidRDefault="00000000">
            <w:pPr>
              <w:pStyle w:val="TableParagraph"/>
              <w:spacing w:before="229" w:line="311" w:lineRule="exact"/>
              <w:ind w:left="174" w:right="50"/>
              <w:rPr>
                <w:sz w:val="28"/>
              </w:rPr>
            </w:pPr>
            <w:r>
              <w:rPr>
                <w:w w:val="95"/>
                <w:sz w:val="28"/>
              </w:rPr>
              <w:t>(2022-2023-1)-SJ32034-13098-</w:t>
            </w:r>
            <w:r>
              <w:rPr>
                <w:spacing w:val="-10"/>
                <w:w w:val="95"/>
                <w:sz w:val="28"/>
              </w:rPr>
              <w:t>1</w:t>
            </w:r>
          </w:p>
        </w:tc>
      </w:tr>
      <w:tr w:rsidR="00A20DE2" w14:paraId="05456C51" w14:textId="77777777">
        <w:trPr>
          <w:trHeight w:val="624"/>
        </w:trPr>
        <w:tc>
          <w:tcPr>
            <w:tcW w:w="410" w:type="dxa"/>
          </w:tcPr>
          <w:p w14:paraId="2A49AC8D" w14:textId="77777777" w:rsidR="00A20DE2" w:rsidRDefault="00000000">
            <w:pPr>
              <w:pStyle w:val="TableParagraph"/>
              <w:spacing w:before="132" w:line="240" w:lineRule="auto"/>
              <w:ind w:left="16"/>
              <w:rPr>
                <w:sz w:val="28"/>
              </w:rPr>
            </w:pPr>
            <w:r>
              <w:rPr>
                <w:w w:val="99"/>
                <w:sz w:val="28"/>
              </w:rPr>
              <w:t>专</w:t>
            </w:r>
          </w:p>
        </w:tc>
        <w:tc>
          <w:tcPr>
            <w:tcW w:w="1239" w:type="dxa"/>
          </w:tcPr>
          <w:p w14:paraId="676D5A5D" w14:textId="77777777" w:rsidR="00A20DE2" w:rsidRDefault="00000000">
            <w:pPr>
              <w:pStyle w:val="TableParagraph"/>
              <w:spacing w:before="132" w:line="240" w:lineRule="auto"/>
              <w:ind w:right="171"/>
              <w:jc w:val="right"/>
              <w:rPr>
                <w:sz w:val="28"/>
              </w:rPr>
            </w:pPr>
            <w:r>
              <w:rPr>
                <w:w w:val="95"/>
                <w:sz w:val="28"/>
              </w:rPr>
              <w:t>业</w:t>
            </w:r>
            <w:r>
              <w:rPr>
                <w:spacing w:val="-10"/>
                <w:sz w:val="28"/>
              </w:rPr>
              <w:t>：</w:t>
            </w:r>
          </w:p>
        </w:tc>
        <w:tc>
          <w:tcPr>
            <w:tcW w:w="4522" w:type="dxa"/>
            <w:vMerge/>
            <w:tcBorders>
              <w:top w:val="nil"/>
            </w:tcBorders>
          </w:tcPr>
          <w:p w14:paraId="69308404" w14:textId="77777777" w:rsidR="00A20DE2" w:rsidRDefault="00A20DE2">
            <w:pPr>
              <w:rPr>
                <w:sz w:val="2"/>
                <w:szCs w:val="2"/>
              </w:rPr>
            </w:pPr>
          </w:p>
        </w:tc>
      </w:tr>
      <w:tr w:rsidR="00A20DE2" w14:paraId="2D852DA7" w14:textId="77777777">
        <w:trPr>
          <w:trHeight w:val="624"/>
        </w:trPr>
        <w:tc>
          <w:tcPr>
            <w:tcW w:w="410" w:type="dxa"/>
          </w:tcPr>
          <w:p w14:paraId="53591141" w14:textId="77777777" w:rsidR="00A20DE2" w:rsidRDefault="00000000">
            <w:pPr>
              <w:pStyle w:val="TableParagraph"/>
              <w:spacing w:before="132" w:line="240" w:lineRule="auto"/>
              <w:ind w:left="16"/>
              <w:rPr>
                <w:sz w:val="28"/>
              </w:rPr>
            </w:pPr>
            <w:r>
              <w:rPr>
                <w:w w:val="99"/>
                <w:sz w:val="28"/>
              </w:rPr>
              <w:t>学</w:t>
            </w:r>
          </w:p>
        </w:tc>
        <w:tc>
          <w:tcPr>
            <w:tcW w:w="1239" w:type="dxa"/>
          </w:tcPr>
          <w:p w14:paraId="1AF7BC70" w14:textId="77777777" w:rsidR="00A20DE2" w:rsidRDefault="00000000">
            <w:pPr>
              <w:pStyle w:val="TableParagraph"/>
              <w:spacing w:before="132" w:line="240" w:lineRule="auto"/>
              <w:ind w:right="171"/>
              <w:jc w:val="right"/>
              <w:rPr>
                <w:sz w:val="28"/>
              </w:rPr>
            </w:pPr>
            <w:r>
              <w:rPr>
                <w:w w:val="95"/>
                <w:sz w:val="28"/>
              </w:rPr>
              <w:t>号</w:t>
            </w:r>
            <w:r>
              <w:rPr>
                <w:spacing w:val="-10"/>
                <w:sz w:val="28"/>
              </w:rPr>
              <w:t>：</w:t>
            </w:r>
          </w:p>
        </w:tc>
        <w:tc>
          <w:tcPr>
            <w:tcW w:w="4522" w:type="dxa"/>
            <w:vMerge/>
            <w:tcBorders>
              <w:top w:val="nil"/>
            </w:tcBorders>
          </w:tcPr>
          <w:p w14:paraId="2D04D5A7" w14:textId="77777777" w:rsidR="00A20DE2" w:rsidRDefault="00A20DE2">
            <w:pPr>
              <w:rPr>
                <w:sz w:val="2"/>
                <w:szCs w:val="2"/>
              </w:rPr>
            </w:pPr>
          </w:p>
        </w:tc>
      </w:tr>
      <w:tr w:rsidR="00A20DE2" w14:paraId="2C3B270C" w14:textId="77777777">
        <w:trPr>
          <w:trHeight w:val="623"/>
        </w:trPr>
        <w:tc>
          <w:tcPr>
            <w:tcW w:w="410" w:type="dxa"/>
          </w:tcPr>
          <w:p w14:paraId="69352C2B" w14:textId="77777777" w:rsidR="00A20DE2" w:rsidRDefault="00000000">
            <w:pPr>
              <w:pStyle w:val="TableParagraph"/>
              <w:spacing w:before="132" w:line="240" w:lineRule="auto"/>
              <w:ind w:left="16"/>
              <w:rPr>
                <w:sz w:val="28"/>
              </w:rPr>
            </w:pPr>
            <w:r>
              <w:rPr>
                <w:w w:val="99"/>
                <w:sz w:val="28"/>
              </w:rPr>
              <w:t>姓</w:t>
            </w:r>
          </w:p>
        </w:tc>
        <w:tc>
          <w:tcPr>
            <w:tcW w:w="1239" w:type="dxa"/>
          </w:tcPr>
          <w:p w14:paraId="37EC58EB" w14:textId="77777777" w:rsidR="00A20DE2" w:rsidRDefault="00000000">
            <w:pPr>
              <w:pStyle w:val="TableParagraph"/>
              <w:spacing w:before="132" w:line="240" w:lineRule="auto"/>
              <w:ind w:right="171"/>
              <w:jc w:val="right"/>
              <w:rPr>
                <w:sz w:val="28"/>
              </w:rPr>
            </w:pPr>
            <w:r>
              <w:rPr>
                <w:w w:val="95"/>
                <w:sz w:val="28"/>
              </w:rPr>
              <w:t>名</w:t>
            </w:r>
            <w:r>
              <w:rPr>
                <w:spacing w:val="-10"/>
                <w:sz w:val="28"/>
              </w:rPr>
              <w:t>：</w:t>
            </w:r>
          </w:p>
        </w:tc>
        <w:tc>
          <w:tcPr>
            <w:tcW w:w="4522" w:type="dxa"/>
            <w:vMerge/>
            <w:tcBorders>
              <w:top w:val="nil"/>
            </w:tcBorders>
          </w:tcPr>
          <w:p w14:paraId="011C0D69" w14:textId="77777777" w:rsidR="00A20DE2" w:rsidRDefault="00A20DE2">
            <w:pPr>
              <w:rPr>
                <w:sz w:val="2"/>
                <w:szCs w:val="2"/>
              </w:rPr>
            </w:pPr>
          </w:p>
        </w:tc>
      </w:tr>
      <w:tr w:rsidR="00A20DE2" w14:paraId="1694E6A3" w14:textId="77777777">
        <w:trPr>
          <w:trHeight w:val="624"/>
        </w:trPr>
        <w:tc>
          <w:tcPr>
            <w:tcW w:w="1649" w:type="dxa"/>
            <w:gridSpan w:val="2"/>
          </w:tcPr>
          <w:p w14:paraId="7455D026" w14:textId="77777777" w:rsidR="00A20DE2" w:rsidRDefault="00000000">
            <w:pPr>
              <w:pStyle w:val="TableParagraph"/>
              <w:spacing w:before="132" w:line="240" w:lineRule="auto"/>
              <w:ind w:left="73"/>
              <w:jc w:val="left"/>
              <w:rPr>
                <w:sz w:val="28"/>
              </w:rPr>
            </w:pPr>
            <w:r>
              <w:rPr>
                <w:w w:val="95"/>
                <w:sz w:val="28"/>
              </w:rPr>
              <w:t>指导教</w:t>
            </w:r>
            <w:r>
              <w:rPr>
                <w:spacing w:val="-5"/>
                <w:w w:val="95"/>
                <w:sz w:val="28"/>
              </w:rPr>
              <w:t>师：</w:t>
            </w:r>
          </w:p>
        </w:tc>
        <w:tc>
          <w:tcPr>
            <w:tcW w:w="4522" w:type="dxa"/>
            <w:vMerge/>
            <w:tcBorders>
              <w:top w:val="nil"/>
            </w:tcBorders>
          </w:tcPr>
          <w:p w14:paraId="1B1F3084" w14:textId="77777777" w:rsidR="00A20DE2" w:rsidRDefault="00A20DE2">
            <w:pPr>
              <w:rPr>
                <w:sz w:val="2"/>
                <w:szCs w:val="2"/>
              </w:rPr>
            </w:pPr>
          </w:p>
        </w:tc>
      </w:tr>
      <w:tr w:rsidR="00A20DE2" w14:paraId="7F99B7C5" w14:textId="77777777">
        <w:trPr>
          <w:trHeight w:val="624"/>
        </w:trPr>
        <w:tc>
          <w:tcPr>
            <w:tcW w:w="1649" w:type="dxa"/>
            <w:gridSpan w:val="2"/>
          </w:tcPr>
          <w:p w14:paraId="6960B4E8" w14:textId="77777777" w:rsidR="00A20DE2" w:rsidRDefault="00000000">
            <w:pPr>
              <w:pStyle w:val="TableParagraph"/>
              <w:spacing w:before="132" w:line="240" w:lineRule="auto"/>
              <w:ind w:left="50"/>
              <w:jc w:val="left"/>
              <w:rPr>
                <w:sz w:val="28"/>
              </w:rPr>
            </w:pPr>
            <w:r>
              <w:rPr>
                <w:w w:val="95"/>
                <w:sz w:val="28"/>
              </w:rPr>
              <w:t>课程名</w:t>
            </w:r>
            <w:r>
              <w:rPr>
                <w:spacing w:val="-10"/>
                <w:w w:val="95"/>
                <w:sz w:val="28"/>
              </w:rPr>
              <w:t>称</w:t>
            </w:r>
          </w:p>
        </w:tc>
        <w:tc>
          <w:tcPr>
            <w:tcW w:w="4522" w:type="dxa"/>
            <w:vMerge/>
            <w:tcBorders>
              <w:top w:val="nil"/>
            </w:tcBorders>
          </w:tcPr>
          <w:p w14:paraId="3E09233D" w14:textId="77777777" w:rsidR="00A20DE2" w:rsidRDefault="00A20DE2">
            <w:pPr>
              <w:rPr>
                <w:sz w:val="2"/>
                <w:szCs w:val="2"/>
              </w:rPr>
            </w:pPr>
          </w:p>
        </w:tc>
      </w:tr>
      <w:tr w:rsidR="00A20DE2" w14:paraId="28299E65" w14:textId="77777777">
        <w:trPr>
          <w:trHeight w:val="451"/>
        </w:trPr>
        <w:tc>
          <w:tcPr>
            <w:tcW w:w="410" w:type="dxa"/>
          </w:tcPr>
          <w:p w14:paraId="472BEDE3" w14:textId="77777777" w:rsidR="00A20DE2" w:rsidRDefault="00000000">
            <w:pPr>
              <w:pStyle w:val="TableParagraph"/>
              <w:spacing w:before="132" w:line="299" w:lineRule="exact"/>
              <w:ind w:right="29"/>
              <w:rPr>
                <w:sz w:val="28"/>
              </w:rPr>
            </w:pPr>
            <w:r>
              <w:rPr>
                <w:w w:val="99"/>
                <w:sz w:val="28"/>
              </w:rPr>
              <w:t>课</w:t>
            </w:r>
          </w:p>
        </w:tc>
        <w:tc>
          <w:tcPr>
            <w:tcW w:w="1239" w:type="dxa"/>
          </w:tcPr>
          <w:p w14:paraId="7B51F7E6" w14:textId="77777777" w:rsidR="00A20DE2" w:rsidRDefault="00000000">
            <w:pPr>
              <w:pStyle w:val="TableParagraph"/>
              <w:spacing w:before="132" w:line="299" w:lineRule="exact"/>
              <w:ind w:left="57"/>
              <w:jc w:val="left"/>
              <w:rPr>
                <w:sz w:val="28"/>
              </w:rPr>
            </w:pPr>
            <w:r>
              <w:rPr>
                <w:spacing w:val="-5"/>
                <w:sz w:val="28"/>
              </w:rPr>
              <w:t>程 号</w:t>
            </w:r>
          </w:p>
        </w:tc>
        <w:tc>
          <w:tcPr>
            <w:tcW w:w="4522" w:type="dxa"/>
            <w:vMerge/>
            <w:tcBorders>
              <w:top w:val="nil"/>
            </w:tcBorders>
          </w:tcPr>
          <w:p w14:paraId="12A03BFA" w14:textId="77777777" w:rsidR="00A20DE2" w:rsidRDefault="00A20DE2">
            <w:pPr>
              <w:rPr>
                <w:sz w:val="2"/>
                <w:szCs w:val="2"/>
              </w:rPr>
            </w:pPr>
          </w:p>
        </w:tc>
      </w:tr>
    </w:tbl>
    <w:p w14:paraId="5FAE417C" w14:textId="77777777" w:rsidR="00A20DE2" w:rsidRDefault="00A20DE2">
      <w:pPr>
        <w:rPr>
          <w:sz w:val="2"/>
          <w:szCs w:val="2"/>
        </w:rPr>
        <w:sectPr w:rsidR="00A20DE2">
          <w:type w:val="continuous"/>
          <w:pgSz w:w="11910" w:h="16840"/>
          <w:pgMar w:top="1580" w:right="1440" w:bottom="280" w:left="1480" w:header="720" w:footer="720" w:gutter="0"/>
          <w:cols w:space="720"/>
        </w:sectPr>
      </w:pPr>
    </w:p>
    <w:p w14:paraId="63DC3E12" w14:textId="1F6E22F9" w:rsidR="00435C4F" w:rsidRDefault="00435C4F">
      <w:pPr>
        <w:pStyle w:val="TOC1"/>
        <w:tabs>
          <w:tab w:val="right" w:leader="dot" w:pos="8980"/>
        </w:tabs>
        <w:rPr>
          <w:spacing w:val="-5"/>
        </w:rPr>
      </w:pPr>
      <w:r>
        <w:rPr>
          <w:spacing w:val="-5"/>
        </w:rPr>
        <w:lastRenderedPageBreak/>
        <w:t>目录</w:t>
      </w:r>
    </w:p>
    <w:p w14:paraId="110AEB32" w14:textId="0D991D4F" w:rsidR="004C6A6A" w:rsidRDefault="00073AD9">
      <w:pPr>
        <w:pStyle w:val="TOC1"/>
        <w:tabs>
          <w:tab w:val="right" w:leader="dot" w:pos="8980"/>
        </w:tabs>
        <w:rPr>
          <w:rFonts w:asciiTheme="minorHAnsi" w:eastAsiaTheme="minorEastAsia" w:hAnsiTheme="minorHAnsi" w:cstheme="minorBidi"/>
          <w:noProof/>
          <w:kern w:val="2"/>
          <w:szCs w:val="22"/>
        </w:rPr>
      </w:pPr>
      <w:ins w:id="6" w:author="苏 kinng" w:date="2022-10-17T20:52:00Z">
        <w:r>
          <w:rPr>
            <w:spacing w:val="-5"/>
          </w:rPr>
          <w:fldChar w:fldCharType="begin"/>
        </w:r>
        <w:r>
          <w:rPr>
            <w:spacing w:val="-5"/>
          </w:rPr>
          <w:instrText xml:space="preserve"> TOC \o "1-3" \h \z \u </w:instrText>
        </w:r>
      </w:ins>
      <w:r>
        <w:rPr>
          <w:spacing w:val="-5"/>
        </w:rPr>
        <w:fldChar w:fldCharType="separate"/>
      </w:r>
      <w:hyperlink w:anchor="_Toc117506409" w:history="1">
        <w:r w:rsidR="004C6A6A" w:rsidRPr="00584EDB">
          <w:rPr>
            <w:rStyle w:val="ad"/>
            <w:rFonts w:ascii="黑体" w:hAnsi="黑体"/>
            <w:noProof/>
          </w:rPr>
          <w:t xml:space="preserve">1. </w:t>
        </w:r>
        <w:r w:rsidR="004C6A6A" w:rsidRPr="00584EDB">
          <w:rPr>
            <w:rStyle w:val="ad"/>
            <w:rFonts w:ascii="黑体" w:hAnsi="黑体"/>
            <w:noProof/>
          </w:rPr>
          <w:t>研究背景及意义</w:t>
        </w:r>
        <w:r w:rsidR="004C6A6A">
          <w:rPr>
            <w:noProof/>
            <w:webHidden/>
          </w:rPr>
          <w:tab/>
        </w:r>
        <w:r w:rsidR="004C6A6A">
          <w:rPr>
            <w:noProof/>
            <w:webHidden/>
          </w:rPr>
          <w:fldChar w:fldCharType="begin"/>
        </w:r>
        <w:r w:rsidR="004C6A6A">
          <w:rPr>
            <w:noProof/>
            <w:webHidden/>
          </w:rPr>
          <w:instrText xml:space="preserve"> PAGEREF _Toc117506409 \h </w:instrText>
        </w:r>
        <w:r w:rsidR="004C6A6A">
          <w:rPr>
            <w:noProof/>
            <w:webHidden/>
          </w:rPr>
        </w:r>
        <w:r w:rsidR="004C6A6A">
          <w:rPr>
            <w:noProof/>
            <w:webHidden/>
          </w:rPr>
          <w:fldChar w:fldCharType="separate"/>
        </w:r>
        <w:r w:rsidR="004C6A6A">
          <w:rPr>
            <w:noProof/>
            <w:webHidden/>
          </w:rPr>
          <w:t>3</w:t>
        </w:r>
        <w:r w:rsidR="004C6A6A">
          <w:rPr>
            <w:noProof/>
            <w:webHidden/>
          </w:rPr>
          <w:fldChar w:fldCharType="end"/>
        </w:r>
      </w:hyperlink>
    </w:p>
    <w:p w14:paraId="6AED9B21" w14:textId="52F15741" w:rsidR="004C6A6A" w:rsidRDefault="004C6A6A">
      <w:pPr>
        <w:pStyle w:val="TOC1"/>
        <w:tabs>
          <w:tab w:val="right" w:leader="dot" w:pos="8980"/>
        </w:tabs>
        <w:rPr>
          <w:rFonts w:asciiTheme="minorHAnsi" w:eastAsiaTheme="minorEastAsia" w:hAnsiTheme="minorHAnsi" w:cstheme="minorBidi"/>
          <w:noProof/>
          <w:kern w:val="2"/>
          <w:szCs w:val="22"/>
        </w:rPr>
      </w:pPr>
      <w:hyperlink w:anchor="_Toc117506410" w:history="1">
        <w:r w:rsidRPr="00584EDB">
          <w:rPr>
            <w:rStyle w:val="ad"/>
            <w:rFonts w:ascii="黑体" w:hAnsi="黑体"/>
            <w:noProof/>
          </w:rPr>
          <w:t xml:space="preserve">2. </w:t>
        </w:r>
        <w:r w:rsidRPr="00584EDB">
          <w:rPr>
            <w:rStyle w:val="ad"/>
            <w:rFonts w:ascii="黑体" w:hAnsi="黑体"/>
            <w:noProof/>
          </w:rPr>
          <w:t>温湿度传感系统整体设计</w:t>
        </w:r>
        <w:r>
          <w:rPr>
            <w:noProof/>
            <w:webHidden/>
          </w:rPr>
          <w:tab/>
        </w:r>
        <w:r>
          <w:rPr>
            <w:noProof/>
            <w:webHidden/>
          </w:rPr>
          <w:fldChar w:fldCharType="begin"/>
        </w:r>
        <w:r>
          <w:rPr>
            <w:noProof/>
            <w:webHidden/>
          </w:rPr>
          <w:instrText xml:space="preserve"> PAGEREF _Toc117506410 \h </w:instrText>
        </w:r>
        <w:r>
          <w:rPr>
            <w:noProof/>
            <w:webHidden/>
          </w:rPr>
        </w:r>
        <w:r>
          <w:rPr>
            <w:noProof/>
            <w:webHidden/>
          </w:rPr>
          <w:fldChar w:fldCharType="separate"/>
        </w:r>
        <w:r>
          <w:rPr>
            <w:noProof/>
            <w:webHidden/>
          </w:rPr>
          <w:t>3</w:t>
        </w:r>
        <w:r>
          <w:rPr>
            <w:noProof/>
            <w:webHidden/>
          </w:rPr>
          <w:fldChar w:fldCharType="end"/>
        </w:r>
      </w:hyperlink>
    </w:p>
    <w:p w14:paraId="38652325" w14:textId="1239BC8C" w:rsidR="004C6A6A" w:rsidRDefault="004C6A6A">
      <w:pPr>
        <w:pStyle w:val="TOC1"/>
        <w:tabs>
          <w:tab w:val="right" w:leader="dot" w:pos="8980"/>
        </w:tabs>
        <w:rPr>
          <w:rFonts w:asciiTheme="minorHAnsi" w:eastAsiaTheme="minorEastAsia" w:hAnsiTheme="minorHAnsi" w:cstheme="minorBidi"/>
          <w:noProof/>
          <w:kern w:val="2"/>
          <w:szCs w:val="22"/>
        </w:rPr>
      </w:pPr>
      <w:hyperlink w:anchor="_Toc117506411" w:history="1">
        <w:r w:rsidRPr="00584EDB">
          <w:rPr>
            <w:rStyle w:val="ad"/>
            <w:rFonts w:ascii="黑体" w:hAnsi="黑体"/>
            <w:noProof/>
          </w:rPr>
          <w:t xml:space="preserve">3. </w:t>
        </w:r>
        <w:r w:rsidRPr="00584EDB">
          <w:rPr>
            <w:rStyle w:val="ad"/>
            <w:rFonts w:ascii="黑体" w:hAnsi="黑体"/>
            <w:noProof/>
          </w:rPr>
          <w:t>硬件设计及功能说明</w:t>
        </w:r>
        <w:r>
          <w:rPr>
            <w:noProof/>
            <w:webHidden/>
          </w:rPr>
          <w:tab/>
        </w:r>
        <w:r>
          <w:rPr>
            <w:noProof/>
            <w:webHidden/>
          </w:rPr>
          <w:fldChar w:fldCharType="begin"/>
        </w:r>
        <w:r>
          <w:rPr>
            <w:noProof/>
            <w:webHidden/>
          </w:rPr>
          <w:instrText xml:space="preserve"> PAGEREF _Toc117506411 \h </w:instrText>
        </w:r>
        <w:r>
          <w:rPr>
            <w:noProof/>
            <w:webHidden/>
          </w:rPr>
        </w:r>
        <w:r>
          <w:rPr>
            <w:noProof/>
            <w:webHidden/>
          </w:rPr>
          <w:fldChar w:fldCharType="separate"/>
        </w:r>
        <w:r>
          <w:rPr>
            <w:noProof/>
            <w:webHidden/>
          </w:rPr>
          <w:t>3</w:t>
        </w:r>
        <w:r>
          <w:rPr>
            <w:noProof/>
            <w:webHidden/>
          </w:rPr>
          <w:fldChar w:fldCharType="end"/>
        </w:r>
      </w:hyperlink>
    </w:p>
    <w:p w14:paraId="1B021A7C" w14:textId="3BC70045" w:rsidR="004C6A6A" w:rsidRDefault="004C6A6A">
      <w:pPr>
        <w:pStyle w:val="TOC2"/>
        <w:rPr>
          <w:rFonts w:asciiTheme="minorHAnsi" w:eastAsiaTheme="minorEastAsia" w:hAnsiTheme="minorHAnsi" w:cstheme="minorBidi"/>
          <w:noProof/>
          <w:kern w:val="2"/>
          <w:sz w:val="21"/>
          <w:szCs w:val="22"/>
        </w:rPr>
      </w:pPr>
      <w:hyperlink w:anchor="_Toc117506412" w:history="1">
        <w:r w:rsidRPr="00584EDB">
          <w:rPr>
            <w:rStyle w:val="ad"/>
            <w:rFonts w:ascii="黑体" w:hAnsi="黑体"/>
            <w:noProof/>
          </w:rPr>
          <w:t xml:space="preserve">3.1 ESP8266 </w:t>
        </w:r>
        <w:r w:rsidRPr="00584EDB">
          <w:rPr>
            <w:rStyle w:val="ad"/>
            <w:rFonts w:ascii="黑体" w:hAnsi="黑体"/>
            <w:noProof/>
          </w:rPr>
          <w:t>开发板</w:t>
        </w:r>
        <w:r>
          <w:rPr>
            <w:noProof/>
            <w:webHidden/>
          </w:rPr>
          <w:tab/>
        </w:r>
        <w:r>
          <w:rPr>
            <w:noProof/>
            <w:webHidden/>
          </w:rPr>
          <w:fldChar w:fldCharType="begin"/>
        </w:r>
        <w:r>
          <w:rPr>
            <w:noProof/>
            <w:webHidden/>
          </w:rPr>
          <w:instrText xml:space="preserve"> PAGEREF _Toc117506412 \h </w:instrText>
        </w:r>
        <w:r>
          <w:rPr>
            <w:noProof/>
            <w:webHidden/>
          </w:rPr>
        </w:r>
        <w:r>
          <w:rPr>
            <w:noProof/>
            <w:webHidden/>
          </w:rPr>
          <w:fldChar w:fldCharType="separate"/>
        </w:r>
        <w:r>
          <w:rPr>
            <w:noProof/>
            <w:webHidden/>
          </w:rPr>
          <w:t>3</w:t>
        </w:r>
        <w:r>
          <w:rPr>
            <w:noProof/>
            <w:webHidden/>
          </w:rPr>
          <w:fldChar w:fldCharType="end"/>
        </w:r>
      </w:hyperlink>
    </w:p>
    <w:p w14:paraId="3ABECAEF" w14:textId="647A0944" w:rsidR="004C6A6A" w:rsidRDefault="004C6A6A">
      <w:pPr>
        <w:pStyle w:val="TOC2"/>
        <w:rPr>
          <w:rFonts w:asciiTheme="minorHAnsi" w:eastAsiaTheme="minorEastAsia" w:hAnsiTheme="minorHAnsi" w:cstheme="minorBidi"/>
          <w:noProof/>
          <w:kern w:val="2"/>
          <w:sz w:val="21"/>
          <w:szCs w:val="22"/>
        </w:rPr>
      </w:pPr>
      <w:hyperlink w:anchor="_Toc117506413" w:history="1">
        <w:r w:rsidRPr="00584EDB">
          <w:rPr>
            <w:rStyle w:val="ad"/>
            <w:rFonts w:ascii="黑体" w:hAnsi="黑体"/>
            <w:noProof/>
          </w:rPr>
          <w:t>3.2 DHT11</w:t>
        </w:r>
        <w:r w:rsidRPr="00584EDB">
          <w:rPr>
            <w:rStyle w:val="ad"/>
            <w:rFonts w:ascii="黑体" w:hAnsi="黑体"/>
            <w:noProof/>
            <w:spacing w:val="-13"/>
          </w:rPr>
          <w:t xml:space="preserve"> </w:t>
        </w:r>
        <w:r w:rsidRPr="00584EDB">
          <w:rPr>
            <w:rStyle w:val="ad"/>
            <w:rFonts w:ascii="黑体" w:hAnsi="黑体"/>
            <w:noProof/>
            <w:spacing w:val="-2"/>
          </w:rPr>
          <w:t>温湿度传感器</w:t>
        </w:r>
        <w:r>
          <w:rPr>
            <w:noProof/>
            <w:webHidden/>
          </w:rPr>
          <w:tab/>
        </w:r>
        <w:r>
          <w:rPr>
            <w:noProof/>
            <w:webHidden/>
          </w:rPr>
          <w:fldChar w:fldCharType="begin"/>
        </w:r>
        <w:r>
          <w:rPr>
            <w:noProof/>
            <w:webHidden/>
          </w:rPr>
          <w:instrText xml:space="preserve"> PAGEREF _Toc117506413 \h </w:instrText>
        </w:r>
        <w:r>
          <w:rPr>
            <w:noProof/>
            <w:webHidden/>
          </w:rPr>
        </w:r>
        <w:r>
          <w:rPr>
            <w:noProof/>
            <w:webHidden/>
          </w:rPr>
          <w:fldChar w:fldCharType="separate"/>
        </w:r>
        <w:r>
          <w:rPr>
            <w:noProof/>
            <w:webHidden/>
          </w:rPr>
          <w:t>4</w:t>
        </w:r>
        <w:r>
          <w:rPr>
            <w:noProof/>
            <w:webHidden/>
          </w:rPr>
          <w:fldChar w:fldCharType="end"/>
        </w:r>
      </w:hyperlink>
    </w:p>
    <w:p w14:paraId="447BFC07" w14:textId="4B88C7B6" w:rsidR="004C6A6A" w:rsidRDefault="004C6A6A">
      <w:pPr>
        <w:pStyle w:val="TOC3"/>
        <w:tabs>
          <w:tab w:val="right" w:leader="dot" w:pos="8980"/>
        </w:tabs>
        <w:ind w:left="880"/>
        <w:rPr>
          <w:rFonts w:asciiTheme="minorHAnsi" w:eastAsiaTheme="minorEastAsia" w:hAnsiTheme="minorHAnsi" w:cstheme="minorBidi"/>
          <w:noProof/>
          <w:kern w:val="2"/>
          <w:sz w:val="21"/>
        </w:rPr>
      </w:pPr>
      <w:hyperlink w:anchor="_Toc117506414" w:history="1">
        <w:r w:rsidRPr="00584EDB">
          <w:rPr>
            <w:rStyle w:val="ad"/>
            <w:rFonts w:ascii="黑体" w:hAnsi="黑体"/>
            <w:noProof/>
          </w:rPr>
          <w:t xml:space="preserve">3.2.1 DHT11 </w:t>
        </w:r>
        <w:r w:rsidRPr="00584EDB">
          <w:rPr>
            <w:rStyle w:val="ad"/>
            <w:rFonts w:ascii="黑体" w:hAnsi="黑体"/>
            <w:noProof/>
          </w:rPr>
          <w:t>的内部测量元件及主要特性</w:t>
        </w:r>
        <w:r>
          <w:rPr>
            <w:noProof/>
            <w:webHidden/>
          </w:rPr>
          <w:tab/>
        </w:r>
        <w:r>
          <w:rPr>
            <w:noProof/>
            <w:webHidden/>
          </w:rPr>
          <w:fldChar w:fldCharType="begin"/>
        </w:r>
        <w:r>
          <w:rPr>
            <w:noProof/>
            <w:webHidden/>
          </w:rPr>
          <w:instrText xml:space="preserve"> PAGEREF _Toc117506414 \h </w:instrText>
        </w:r>
        <w:r>
          <w:rPr>
            <w:noProof/>
            <w:webHidden/>
          </w:rPr>
        </w:r>
        <w:r>
          <w:rPr>
            <w:noProof/>
            <w:webHidden/>
          </w:rPr>
          <w:fldChar w:fldCharType="separate"/>
        </w:r>
        <w:r>
          <w:rPr>
            <w:noProof/>
            <w:webHidden/>
          </w:rPr>
          <w:t>4</w:t>
        </w:r>
        <w:r>
          <w:rPr>
            <w:noProof/>
            <w:webHidden/>
          </w:rPr>
          <w:fldChar w:fldCharType="end"/>
        </w:r>
      </w:hyperlink>
    </w:p>
    <w:p w14:paraId="63808423" w14:textId="4E8551C3" w:rsidR="004C6A6A" w:rsidRDefault="004C6A6A">
      <w:pPr>
        <w:pStyle w:val="TOC2"/>
        <w:rPr>
          <w:rFonts w:asciiTheme="minorHAnsi" w:eastAsiaTheme="minorEastAsia" w:hAnsiTheme="minorHAnsi" w:cstheme="minorBidi"/>
          <w:noProof/>
          <w:kern w:val="2"/>
          <w:sz w:val="21"/>
          <w:szCs w:val="22"/>
        </w:rPr>
      </w:pPr>
      <w:hyperlink w:anchor="_Toc117506415" w:history="1">
        <w:r w:rsidRPr="00584EDB">
          <w:rPr>
            <w:rStyle w:val="ad"/>
            <w:rFonts w:ascii="黑体" w:hAnsi="黑体"/>
            <w:noProof/>
          </w:rPr>
          <w:t xml:space="preserve">3.3 TFT </w:t>
        </w:r>
        <w:r w:rsidRPr="00584EDB">
          <w:rPr>
            <w:rStyle w:val="ad"/>
            <w:rFonts w:ascii="黑体" w:hAnsi="黑体"/>
            <w:noProof/>
          </w:rPr>
          <w:t>显示屏</w:t>
        </w:r>
        <w:r>
          <w:rPr>
            <w:noProof/>
            <w:webHidden/>
          </w:rPr>
          <w:tab/>
        </w:r>
        <w:r>
          <w:rPr>
            <w:noProof/>
            <w:webHidden/>
          </w:rPr>
          <w:fldChar w:fldCharType="begin"/>
        </w:r>
        <w:r>
          <w:rPr>
            <w:noProof/>
            <w:webHidden/>
          </w:rPr>
          <w:instrText xml:space="preserve"> PAGEREF _Toc117506415 \h </w:instrText>
        </w:r>
        <w:r>
          <w:rPr>
            <w:noProof/>
            <w:webHidden/>
          </w:rPr>
        </w:r>
        <w:r>
          <w:rPr>
            <w:noProof/>
            <w:webHidden/>
          </w:rPr>
          <w:fldChar w:fldCharType="separate"/>
        </w:r>
        <w:r>
          <w:rPr>
            <w:noProof/>
            <w:webHidden/>
          </w:rPr>
          <w:t>5</w:t>
        </w:r>
        <w:r>
          <w:rPr>
            <w:noProof/>
            <w:webHidden/>
          </w:rPr>
          <w:fldChar w:fldCharType="end"/>
        </w:r>
      </w:hyperlink>
    </w:p>
    <w:p w14:paraId="545A2C9F" w14:textId="17CC6650" w:rsidR="004C6A6A" w:rsidRDefault="004C6A6A">
      <w:pPr>
        <w:pStyle w:val="TOC1"/>
        <w:tabs>
          <w:tab w:val="right" w:leader="dot" w:pos="8980"/>
        </w:tabs>
        <w:rPr>
          <w:rFonts w:asciiTheme="minorHAnsi" w:eastAsiaTheme="minorEastAsia" w:hAnsiTheme="minorHAnsi" w:cstheme="minorBidi"/>
          <w:noProof/>
          <w:kern w:val="2"/>
          <w:szCs w:val="22"/>
        </w:rPr>
      </w:pPr>
      <w:hyperlink w:anchor="_Toc117506416" w:history="1">
        <w:r w:rsidRPr="00584EDB">
          <w:rPr>
            <w:rStyle w:val="ad"/>
            <w:rFonts w:ascii="黑体" w:hAnsi="黑体"/>
            <w:noProof/>
          </w:rPr>
          <w:t xml:space="preserve">4. </w:t>
        </w:r>
        <w:r w:rsidRPr="00584EDB">
          <w:rPr>
            <w:rStyle w:val="ad"/>
            <w:rFonts w:ascii="黑体" w:hAnsi="黑体"/>
            <w:noProof/>
          </w:rPr>
          <w:t>软件设计</w:t>
        </w:r>
        <w:r>
          <w:rPr>
            <w:noProof/>
            <w:webHidden/>
          </w:rPr>
          <w:tab/>
        </w:r>
        <w:r>
          <w:rPr>
            <w:noProof/>
            <w:webHidden/>
          </w:rPr>
          <w:fldChar w:fldCharType="begin"/>
        </w:r>
        <w:r>
          <w:rPr>
            <w:noProof/>
            <w:webHidden/>
          </w:rPr>
          <w:instrText xml:space="preserve"> PAGEREF _Toc117506416 \h </w:instrText>
        </w:r>
        <w:r>
          <w:rPr>
            <w:noProof/>
            <w:webHidden/>
          </w:rPr>
        </w:r>
        <w:r>
          <w:rPr>
            <w:noProof/>
            <w:webHidden/>
          </w:rPr>
          <w:fldChar w:fldCharType="separate"/>
        </w:r>
        <w:r>
          <w:rPr>
            <w:noProof/>
            <w:webHidden/>
          </w:rPr>
          <w:t>6</w:t>
        </w:r>
        <w:r>
          <w:rPr>
            <w:noProof/>
            <w:webHidden/>
          </w:rPr>
          <w:fldChar w:fldCharType="end"/>
        </w:r>
      </w:hyperlink>
    </w:p>
    <w:p w14:paraId="226EBDE9" w14:textId="27FEC116" w:rsidR="004C6A6A" w:rsidRDefault="004C6A6A">
      <w:pPr>
        <w:pStyle w:val="TOC2"/>
        <w:rPr>
          <w:rFonts w:asciiTheme="minorHAnsi" w:eastAsiaTheme="minorEastAsia" w:hAnsiTheme="minorHAnsi" w:cstheme="minorBidi"/>
          <w:noProof/>
          <w:kern w:val="2"/>
          <w:sz w:val="21"/>
          <w:szCs w:val="22"/>
        </w:rPr>
      </w:pPr>
      <w:hyperlink w:anchor="_Toc117506417" w:history="1">
        <w:r w:rsidRPr="00584EDB">
          <w:rPr>
            <w:rStyle w:val="ad"/>
            <w:rFonts w:ascii="黑体" w:hAnsi="黑体"/>
            <w:noProof/>
          </w:rPr>
          <w:t xml:space="preserve">4.1 Arduino IDE </w:t>
        </w:r>
        <w:r w:rsidRPr="00584EDB">
          <w:rPr>
            <w:rStyle w:val="ad"/>
            <w:rFonts w:ascii="黑体" w:hAnsi="黑体"/>
            <w:noProof/>
          </w:rPr>
          <w:t>程序</w:t>
        </w:r>
        <w:r>
          <w:rPr>
            <w:noProof/>
            <w:webHidden/>
          </w:rPr>
          <w:tab/>
        </w:r>
        <w:r>
          <w:rPr>
            <w:noProof/>
            <w:webHidden/>
          </w:rPr>
          <w:fldChar w:fldCharType="begin"/>
        </w:r>
        <w:r>
          <w:rPr>
            <w:noProof/>
            <w:webHidden/>
          </w:rPr>
          <w:instrText xml:space="preserve"> PAGEREF _Toc117506417 \h </w:instrText>
        </w:r>
        <w:r>
          <w:rPr>
            <w:noProof/>
            <w:webHidden/>
          </w:rPr>
        </w:r>
        <w:r>
          <w:rPr>
            <w:noProof/>
            <w:webHidden/>
          </w:rPr>
          <w:fldChar w:fldCharType="separate"/>
        </w:r>
        <w:r>
          <w:rPr>
            <w:noProof/>
            <w:webHidden/>
          </w:rPr>
          <w:t>6</w:t>
        </w:r>
        <w:r>
          <w:rPr>
            <w:noProof/>
            <w:webHidden/>
          </w:rPr>
          <w:fldChar w:fldCharType="end"/>
        </w:r>
      </w:hyperlink>
    </w:p>
    <w:p w14:paraId="0D784793" w14:textId="039AD1EA" w:rsidR="004C6A6A" w:rsidRDefault="004C6A6A">
      <w:pPr>
        <w:pStyle w:val="TOC2"/>
        <w:rPr>
          <w:rFonts w:asciiTheme="minorHAnsi" w:eastAsiaTheme="minorEastAsia" w:hAnsiTheme="minorHAnsi" w:cstheme="minorBidi"/>
          <w:noProof/>
          <w:kern w:val="2"/>
          <w:sz w:val="21"/>
          <w:szCs w:val="22"/>
        </w:rPr>
      </w:pPr>
      <w:hyperlink w:anchor="_Toc117506418" w:history="1">
        <w:r w:rsidRPr="00584EDB">
          <w:rPr>
            <w:rStyle w:val="ad"/>
            <w:rFonts w:ascii="黑体" w:hAnsi="黑体"/>
            <w:noProof/>
          </w:rPr>
          <w:t xml:space="preserve">4.2 LabView </w:t>
        </w:r>
        <w:r w:rsidRPr="00584EDB">
          <w:rPr>
            <w:rStyle w:val="ad"/>
            <w:rFonts w:ascii="黑体" w:hAnsi="黑体"/>
            <w:noProof/>
          </w:rPr>
          <w:t>软件和</w:t>
        </w:r>
        <w:r w:rsidRPr="00584EDB">
          <w:rPr>
            <w:rStyle w:val="ad"/>
            <w:rFonts w:ascii="黑体" w:hAnsi="黑体"/>
            <w:noProof/>
          </w:rPr>
          <w:t xml:space="preserve"> VISA </w:t>
        </w:r>
        <w:r w:rsidRPr="00584EDB">
          <w:rPr>
            <w:rStyle w:val="ad"/>
            <w:rFonts w:ascii="黑体" w:hAnsi="黑体"/>
            <w:noProof/>
          </w:rPr>
          <w:t>串口通讯库函数介绍及程序设计</w:t>
        </w:r>
        <w:r>
          <w:rPr>
            <w:noProof/>
            <w:webHidden/>
          </w:rPr>
          <w:tab/>
        </w:r>
        <w:r>
          <w:rPr>
            <w:noProof/>
            <w:webHidden/>
          </w:rPr>
          <w:fldChar w:fldCharType="begin"/>
        </w:r>
        <w:r>
          <w:rPr>
            <w:noProof/>
            <w:webHidden/>
          </w:rPr>
          <w:instrText xml:space="preserve"> PAGEREF _Toc117506418 \h </w:instrText>
        </w:r>
        <w:r>
          <w:rPr>
            <w:noProof/>
            <w:webHidden/>
          </w:rPr>
        </w:r>
        <w:r>
          <w:rPr>
            <w:noProof/>
            <w:webHidden/>
          </w:rPr>
          <w:fldChar w:fldCharType="separate"/>
        </w:r>
        <w:r>
          <w:rPr>
            <w:noProof/>
            <w:webHidden/>
          </w:rPr>
          <w:t>6</w:t>
        </w:r>
        <w:r>
          <w:rPr>
            <w:noProof/>
            <w:webHidden/>
          </w:rPr>
          <w:fldChar w:fldCharType="end"/>
        </w:r>
      </w:hyperlink>
    </w:p>
    <w:p w14:paraId="5A5E8128" w14:textId="4A3A420E" w:rsidR="004C6A6A" w:rsidRDefault="004C6A6A">
      <w:pPr>
        <w:pStyle w:val="TOC1"/>
        <w:tabs>
          <w:tab w:val="right" w:leader="dot" w:pos="8980"/>
        </w:tabs>
        <w:rPr>
          <w:rFonts w:asciiTheme="minorHAnsi" w:eastAsiaTheme="minorEastAsia" w:hAnsiTheme="minorHAnsi" w:cstheme="minorBidi"/>
          <w:noProof/>
          <w:kern w:val="2"/>
          <w:szCs w:val="22"/>
        </w:rPr>
      </w:pPr>
      <w:hyperlink w:anchor="_Toc117506419" w:history="1">
        <w:r w:rsidRPr="00584EDB">
          <w:rPr>
            <w:rStyle w:val="ad"/>
            <w:rFonts w:ascii="黑体" w:hAnsi="黑体"/>
            <w:noProof/>
          </w:rPr>
          <w:t xml:space="preserve">5. </w:t>
        </w:r>
        <w:r w:rsidRPr="00584EDB">
          <w:rPr>
            <w:rStyle w:val="ad"/>
            <w:rFonts w:ascii="黑体" w:hAnsi="黑体"/>
            <w:noProof/>
          </w:rPr>
          <w:t>温湿度传感系统集成与调试</w:t>
        </w:r>
        <w:r>
          <w:rPr>
            <w:noProof/>
            <w:webHidden/>
          </w:rPr>
          <w:tab/>
        </w:r>
        <w:r>
          <w:rPr>
            <w:noProof/>
            <w:webHidden/>
          </w:rPr>
          <w:fldChar w:fldCharType="begin"/>
        </w:r>
        <w:r>
          <w:rPr>
            <w:noProof/>
            <w:webHidden/>
          </w:rPr>
          <w:instrText xml:space="preserve"> PAGEREF _Toc117506419 \h </w:instrText>
        </w:r>
        <w:r>
          <w:rPr>
            <w:noProof/>
            <w:webHidden/>
          </w:rPr>
        </w:r>
        <w:r>
          <w:rPr>
            <w:noProof/>
            <w:webHidden/>
          </w:rPr>
          <w:fldChar w:fldCharType="separate"/>
        </w:r>
        <w:r>
          <w:rPr>
            <w:noProof/>
            <w:webHidden/>
          </w:rPr>
          <w:t>8</w:t>
        </w:r>
        <w:r>
          <w:rPr>
            <w:noProof/>
            <w:webHidden/>
          </w:rPr>
          <w:fldChar w:fldCharType="end"/>
        </w:r>
      </w:hyperlink>
    </w:p>
    <w:p w14:paraId="768DC28E" w14:textId="44A475A6" w:rsidR="004C6A6A" w:rsidRDefault="004C6A6A">
      <w:pPr>
        <w:pStyle w:val="TOC2"/>
        <w:rPr>
          <w:rFonts w:asciiTheme="minorHAnsi" w:eastAsiaTheme="minorEastAsia" w:hAnsiTheme="minorHAnsi" w:cstheme="minorBidi"/>
          <w:noProof/>
          <w:kern w:val="2"/>
          <w:sz w:val="21"/>
          <w:szCs w:val="22"/>
        </w:rPr>
      </w:pPr>
      <w:hyperlink w:anchor="_Toc117506420" w:history="1">
        <w:r w:rsidRPr="00584EDB">
          <w:rPr>
            <w:rStyle w:val="ad"/>
            <w:rFonts w:ascii="黑体" w:hAnsi="黑体"/>
            <w:noProof/>
          </w:rPr>
          <w:t xml:space="preserve">5.1 </w:t>
        </w:r>
        <w:r w:rsidRPr="00584EDB">
          <w:rPr>
            <w:rStyle w:val="ad"/>
            <w:rFonts w:ascii="黑体" w:hAnsi="黑体"/>
            <w:noProof/>
          </w:rPr>
          <w:t>集成过程</w:t>
        </w:r>
        <w:r>
          <w:rPr>
            <w:noProof/>
            <w:webHidden/>
          </w:rPr>
          <w:tab/>
        </w:r>
        <w:r>
          <w:rPr>
            <w:noProof/>
            <w:webHidden/>
          </w:rPr>
          <w:fldChar w:fldCharType="begin"/>
        </w:r>
        <w:r>
          <w:rPr>
            <w:noProof/>
            <w:webHidden/>
          </w:rPr>
          <w:instrText xml:space="preserve"> PAGEREF _Toc117506420 \h </w:instrText>
        </w:r>
        <w:r>
          <w:rPr>
            <w:noProof/>
            <w:webHidden/>
          </w:rPr>
        </w:r>
        <w:r>
          <w:rPr>
            <w:noProof/>
            <w:webHidden/>
          </w:rPr>
          <w:fldChar w:fldCharType="separate"/>
        </w:r>
        <w:r>
          <w:rPr>
            <w:noProof/>
            <w:webHidden/>
          </w:rPr>
          <w:t>8</w:t>
        </w:r>
        <w:r>
          <w:rPr>
            <w:noProof/>
            <w:webHidden/>
          </w:rPr>
          <w:fldChar w:fldCharType="end"/>
        </w:r>
      </w:hyperlink>
    </w:p>
    <w:p w14:paraId="376DB86C" w14:textId="591BE141" w:rsidR="004C6A6A" w:rsidRDefault="004C6A6A">
      <w:pPr>
        <w:pStyle w:val="TOC2"/>
        <w:rPr>
          <w:rFonts w:asciiTheme="minorHAnsi" w:eastAsiaTheme="minorEastAsia" w:hAnsiTheme="minorHAnsi" w:cstheme="minorBidi"/>
          <w:noProof/>
          <w:kern w:val="2"/>
          <w:sz w:val="21"/>
          <w:szCs w:val="22"/>
        </w:rPr>
      </w:pPr>
      <w:hyperlink w:anchor="_Toc117506421" w:history="1">
        <w:r w:rsidRPr="00584EDB">
          <w:rPr>
            <w:rStyle w:val="ad"/>
            <w:rFonts w:ascii="黑体" w:hAnsi="黑体"/>
            <w:noProof/>
          </w:rPr>
          <w:t xml:space="preserve">5.2 </w:t>
        </w:r>
        <w:r w:rsidRPr="00584EDB">
          <w:rPr>
            <w:rStyle w:val="ad"/>
            <w:rFonts w:ascii="黑体" w:hAnsi="黑体"/>
            <w:noProof/>
          </w:rPr>
          <w:t>调试运行</w:t>
        </w:r>
        <w:r>
          <w:rPr>
            <w:noProof/>
            <w:webHidden/>
          </w:rPr>
          <w:tab/>
        </w:r>
        <w:r>
          <w:rPr>
            <w:noProof/>
            <w:webHidden/>
          </w:rPr>
          <w:fldChar w:fldCharType="begin"/>
        </w:r>
        <w:r>
          <w:rPr>
            <w:noProof/>
            <w:webHidden/>
          </w:rPr>
          <w:instrText xml:space="preserve"> PAGEREF _Toc117506421 \h </w:instrText>
        </w:r>
        <w:r>
          <w:rPr>
            <w:noProof/>
            <w:webHidden/>
          </w:rPr>
        </w:r>
        <w:r>
          <w:rPr>
            <w:noProof/>
            <w:webHidden/>
          </w:rPr>
          <w:fldChar w:fldCharType="separate"/>
        </w:r>
        <w:r>
          <w:rPr>
            <w:noProof/>
            <w:webHidden/>
          </w:rPr>
          <w:t>9</w:t>
        </w:r>
        <w:r>
          <w:rPr>
            <w:noProof/>
            <w:webHidden/>
          </w:rPr>
          <w:fldChar w:fldCharType="end"/>
        </w:r>
      </w:hyperlink>
    </w:p>
    <w:p w14:paraId="0748E460" w14:textId="14DB09D3" w:rsidR="004C6A6A" w:rsidRDefault="004C6A6A">
      <w:pPr>
        <w:pStyle w:val="TOC2"/>
        <w:rPr>
          <w:rFonts w:asciiTheme="minorHAnsi" w:eastAsiaTheme="minorEastAsia" w:hAnsiTheme="minorHAnsi" w:cstheme="minorBidi"/>
          <w:noProof/>
          <w:kern w:val="2"/>
          <w:sz w:val="21"/>
          <w:szCs w:val="22"/>
        </w:rPr>
      </w:pPr>
      <w:hyperlink w:anchor="_Toc117506422" w:history="1">
        <w:r w:rsidRPr="00584EDB">
          <w:rPr>
            <w:rStyle w:val="ad"/>
            <w:rFonts w:ascii="黑体" w:hAnsi="黑体"/>
            <w:noProof/>
          </w:rPr>
          <w:t xml:space="preserve">5.3 WIFI </w:t>
        </w:r>
        <w:r w:rsidRPr="00584EDB">
          <w:rPr>
            <w:rStyle w:val="ad"/>
            <w:rFonts w:ascii="黑体" w:hAnsi="黑体"/>
            <w:noProof/>
          </w:rPr>
          <w:t>通讯</w:t>
        </w:r>
        <w:r>
          <w:rPr>
            <w:noProof/>
            <w:webHidden/>
          </w:rPr>
          <w:tab/>
        </w:r>
        <w:r>
          <w:rPr>
            <w:noProof/>
            <w:webHidden/>
          </w:rPr>
          <w:fldChar w:fldCharType="begin"/>
        </w:r>
        <w:r>
          <w:rPr>
            <w:noProof/>
            <w:webHidden/>
          </w:rPr>
          <w:instrText xml:space="preserve"> PAGEREF _Toc117506422 \h </w:instrText>
        </w:r>
        <w:r>
          <w:rPr>
            <w:noProof/>
            <w:webHidden/>
          </w:rPr>
        </w:r>
        <w:r>
          <w:rPr>
            <w:noProof/>
            <w:webHidden/>
          </w:rPr>
          <w:fldChar w:fldCharType="separate"/>
        </w:r>
        <w:r>
          <w:rPr>
            <w:noProof/>
            <w:webHidden/>
          </w:rPr>
          <w:t>10</w:t>
        </w:r>
        <w:r>
          <w:rPr>
            <w:noProof/>
            <w:webHidden/>
          </w:rPr>
          <w:fldChar w:fldCharType="end"/>
        </w:r>
      </w:hyperlink>
    </w:p>
    <w:p w14:paraId="126DE1E3" w14:textId="57B060D6" w:rsidR="004C6A6A" w:rsidRDefault="004C6A6A">
      <w:pPr>
        <w:pStyle w:val="TOC3"/>
        <w:tabs>
          <w:tab w:val="right" w:leader="dot" w:pos="8980"/>
        </w:tabs>
        <w:ind w:left="880"/>
        <w:rPr>
          <w:rFonts w:asciiTheme="minorHAnsi" w:eastAsiaTheme="minorEastAsia" w:hAnsiTheme="minorHAnsi" w:cstheme="minorBidi"/>
          <w:noProof/>
          <w:kern w:val="2"/>
          <w:sz w:val="21"/>
        </w:rPr>
      </w:pPr>
      <w:hyperlink w:anchor="_Toc117506423" w:history="1">
        <w:r w:rsidRPr="00584EDB">
          <w:rPr>
            <w:rStyle w:val="ad"/>
            <w:rFonts w:ascii="黑体" w:hAnsi="黑体"/>
            <w:noProof/>
          </w:rPr>
          <w:t xml:space="preserve">5.3.1 ESP8266 </w:t>
        </w:r>
        <w:r w:rsidRPr="00584EDB">
          <w:rPr>
            <w:rStyle w:val="ad"/>
            <w:rFonts w:ascii="黑体" w:hAnsi="黑体"/>
            <w:noProof/>
          </w:rPr>
          <w:t>芯片</w:t>
        </w:r>
        <w:r w:rsidRPr="00584EDB">
          <w:rPr>
            <w:rStyle w:val="ad"/>
            <w:rFonts w:ascii="黑体" w:hAnsi="黑体"/>
            <w:noProof/>
          </w:rPr>
          <w:t>WIFI</w:t>
        </w:r>
        <w:r w:rsidRPr="00584EDB">
          <w:rPr>
            <w:rStyle w:val="ad"/>
            <w:rFonts w:ascii="黑体" w:hAnsi="黑体"/>
            <w:noProof/>
          </w:rPr>
          <w:t>模块介绍</w:t>
        </w:r>
        <w:r>
          <w:rPr>
            <w:noProof/>
            <w:webHidden/>
          </w:rPr>
          <w:tab/>
        </w:r>
        <w:r>
          <w:rPr>
            <w:noProof/>
            <w:webHidden/>
          </w:rPr>
          <w:fldChar w:fldCharType="begin"/>
        </w:r>
        <w:r>
          <w:rPr>
            <w:noProof/>
            <w:webHidden/>
          </w:rPr>
          <w:instrText xml:space="preserve"> PAGEREF _Toc117506423 \h </w:instrText>
        </w:r>
        <w:r>
          <w:rPr>
            <w:noProof/>
            <w:webHidden/>
          </w:rPr>
        </w:r>
        <w:r>
          <w:rPr>
            <w:noProof/>
            <w:webHidden/>
          </w:rPr>
          <w:fldChar w:fldCharType="separate"/>
        </w:r>
        <w:r>
          <w:rPr>
            <w:noProof/>
            <w:webHidden/>
          </w:rPr>
          <w:t>10</w:t>
        </w:r>
        <w:r>
          <w:rPr>
            <w:noProof/>
            <w:webHidden/>
          </w:rPr>
          <w:fldChar w:fldCharType="end"/>
        </w:r>
      </w:hyperlink>
    </w:p>
    <w:p w14:paraId="1C7F7EFC" w14:textId="4C7A10A4" w:rsidR="004C6A6A" w:rsidRDefault="004C6A6A">
      <w:pPr>
        <w:pStyle w:val="TOC3"/>
        <w:tabs>
          <w:tab w:val="right" w:leader="dot" w:pos="8980"/>
        </w:tabs>
        <w:ind w:left="880"/>
        <w:rPr>
          <w:rFonts w:asciiTheme="minorHAnsi" w:eastAsiaTheme="minorEastAsia" w:hAnsiTheme="minorHAnsi" w:cstheme="minorBidi"/>
          <w:noProof/>
          <w:kern w:val="2"/>
          <w:sz w:val="21"/>
        </w:rPr>
      </w:pPr>
      <w:hyperlink w:anchor="_Toc117506424" w:history="1">
        <w:r w:rsidRPr="00584EDB">
          <w:rPr>
            <w:rStyle w:val="ad"/>
            <w:rFonts w:ascii="黑体" w:hAnsi="黑体"/>
            <w:noProof/>
          </w:rPr>
          <w:t xml:space="preserve">5.3.2 WIFI </w:t>
        </w:r>
        <w:r w:rsidRPr="00584EDB">
          <w:rPr>
            <w:rStyle w:val="ad"/>
            <w:rFonts w:ascii="黑体" w:hAnsi="黑体"/>
            <w:noProof/>
          </w:rPr>
          <w:t>通讯过程设计</w:t>
        </w:r>
        <w:r>
          <w:rPr>
            <w:noProof/>
            <w:webHidden/>
          </w:rPr>
          <w:tab/>
        </w:r>
        <w:r>
          <w:rPr>
            <w:noProof/>
            <w:webHidden/>
          </w:rPr>
          <w:fldChar w:fldCharType="begin"/>
        </w:r>
        <w:r>
          <w:rPr>
            <w:noProof/>
            <w:webHidden/>
          </w:rPr>
          <w:instrText xml:space="preserve"> PAGEREF _Toc117506424 \h </w:instrText>
        </w:r>
        <w:r>
          <w:rPr>
            <w:noProof/>
            <w:webHidden/>
          </w:rPr>
        </w:r>
        <w:r>
          <w:rPr>
            <w:noProof/>
            <w:webHidden/>
          </w:rPr>
          <w:fldChar w:fldCharType="separate"/>
        </w:r>
        <w:r>
          <w:rPr>
            <w:noProof/>
            <w:webHidden/>
          </w:rPr>
          <w:t>10</w:t>
        </w:r>
        <w:r>
          <w:rPr>
            <w:noProof/>
            <w:webHidden/>
          </w:rPr>
          <w:fldChar w:fldCharType="end"/>
        </w:r>
      </w:hyperlink>
    </w:p>
    <w:p w14:paraId="623741E4" w14:textId="71188303" w:rsidR="004C6A6A" w:rsidRDefault="004C6A6A">
      <w:pPr>
        <w:pStyle w:val="TOC3"/>
        <w:tabs>
          <w:tab w:val="right" w:leader="dot" w:pos="8980"/>
        </w:tabs>
        <w:ind w:left="880"/>
        <w:rPr>
          <w:rFonts w:asciiTheme="minorHAnsi" w:eastAsiaTheme="minorEastAsia" w:hAnsiTheme="minorHAnsi" w:cstheme="minorBidi"/>
          <w:noProof/>
          <w:kern w:val="2"/>
          <w:sz w:val="21"/>
        </w:rPr>
      </w:pPr>
      <w:hyperlink w:anchor="_Toc117506425" w:history="1">
        <w:r w:rsidRPr="00584EDB">
          <w:rPr>
            <w:rStyle w:val="ad"/>
            <w:rFonts w:ascii="黑体" w:hAnsi="黑体"/>
            <w:noProof/>
          </w:rPr>
          <w:t xml:space="preserve">5.3.4 </w:t>
        </w:r>
        <w:r w:rsidRPr="00584EDB">
          <w:rPr>
            <w:rStyle w:val="ad"/>
            <w:rFonts w:ascii="黑体" w:hAnsi="黑体"/>
            <w:noProof/>
          </w:rPr>
          <w:t>拓展实验调试运行过程</w:t>
        </w:r>
        <w:r>
          <w:rPr>
            <w:noProof/>
            <w:webHidden/>
          </w:rPr>
          <w:tab/>
        </w:r>
        <w:r>
          <w:rPr>
            <w:noProof/>
            <w:webHidden/>
          </w:rPr>
          <w:fldChar w:fldCharType="begin"/>
        </w:r>
        <w:r>
          <w:rPr>
            <w:noProof/>
            <w:webHidden/>
          </w:rPr>
          <w:instrText xml:space="preserve"> PAGEREF _Toc117506425 \h </w:instrText>
        </w:r>
        <w:r>
          <w:rPr>
            <w:noProof/>
            <w:webHidden/>
          </w:rPr>
        </w:r>
        <w:r>
          <w:rPr>
            <w:noProof/>
            <w:webHidden/>
          </w:rPr>
          <w:fldChar w:fldCharType="separate"/>
        </w:r>
        <w:r>
          <w:rPr>
            <w:noProof/>
            <w:webHidden/>
          </w:rPr>
          <w:t>11</w:t>
        </w:r>
        <w:r>
          <w:rPr>
            <w:noProof/>
            <w:webHidden/>
          </w:rPr>
          <w:fldChar w:fldCharType="end"/>
        </w:r>
      </w:hyperlink>
    </w:p>
    <w:p w14:paraId="7CE7B871" w14:textId="4530688B" w:rsidR="004C6A6A" w:rsidRDefault="004C6A6A">
      <w:pPr>
        <w:pStyle w:val="TOC1"/>
        <w:tabs>
          <w:tab w:val="right" w:leader="dot" w:pos="8980"/>
        </w:tabs>
        <w:rPr>
          <w:rFonts w:asciiTheme="minorHAnsi" w:eastAsiaTheme="minorEastAsia" w:hAnsiTheme="minorHAnsi" w:cstheme="minorBidi"/>
          <w:noProof/>
          <w:kern w:val="2"/>
          <w:szCs w:val="22"/>
        </w:rPr>
      </w:pPr>
      <w:hyperlink w:anchor="_Toc117506426" w:history="1">
        <w:r w:rsidRPr="00584EDB">
          <w:rPr>
            <w:rStyle w:val="ad"/>
            <w:noProof/>
          </w:rPr>
          <w:t>6. 实验总结</w:t>
        </w:r>
        <w:r>
          <w:rPr>
            <w:noProof/>
            <w:webHidden/>
          </w:rPr>
          <w:tab/>
        </w:r>
        <w:r>
          <w:rPr>
            <w:noProof/>
            <w:webHidden/>
          </w:rPr>
          <w:fldChar w:fldCharType="begin"/>
        </w:r>
        <w:r>
          <w:rPr>
            <w:noProof/>
            <w:webHidden/>
          </w:rPr>
          <w:instrText xml:space="preserve"> PAGEREF _Toc117506426 \h </w:instrText>
        </w:r>
        <w:r>
          <w:rPr>
            <w:noProof/>
            <w:webHidden/>
          </w:rPr>
        </w:r>
        <w:r>
          <w:rPr>
            <w:noProof/>
            <w:webHidden/>
          </w:rPr>
          <w:fldChar w:fldCharType="separate"/>
        </w:r>
        <w:r>
          <w:rPr>
            <w:noProof/>
            <w:webHidden/>
          </w:rPr>
          <w:t>12</w:t>
        </w:r>
        <w:r>
          <w:rPr>
            <w:noProof/>
            <w:webHidden/>
          </w:rPr>
          <w:fldChar w:fldCharType="end"/>
        </w:r>
      </w:hyperlink>
    </w:p>
    <w:p w14:paraId="609BC77A" w14:textId="10F5789B" w:rsidR="004C6A6A" w:rsidRDefault="004C6A6A">
      <w:pPr>
        <w:pStyle w:val="TOC1"/>
        <w:tabs>
          <w:tab w:val="right" w:leader="dot" w:pos="8980"/>
        </w:tabs>
        <w:rPr>
          <w:rFonts w:asciiTheme="minorHAnsi" w:eastAsiaTheme="minorEastAsia" w:hAnsiTheme="minorHAnsi" w:cstheme="minorBidi"/>
          <w:noProof/>
          <w:kern w:val="2"/>
          <w:szCs w:val="22"/>
        </w:rPr>
      </w:pPr>
      <w:hyperlink w:anchor="_Toc117506427" w:history="1">
        <w:r w:rsidRPr="00584EDB">
          <w:rPr>
            <w:rStyle w:val="ad"/>
            <w:noProof/>
            <w:w w:val="95"/>
          </w:rPr>
          <w:t>7. 参考文</w:t>
        </w:r>
        <w:r w:rsidRPr="00584EDB">
          <w:rPr>
            <w:rStyle w:val="ad"/>
            <w:noProof/>
            <w:spacing w:val="-10"/>
            <w:w w:val="95"/>
          </w:rPr>
          <w:t>献</w:t>
        </w:r>
        <w:r>
          <w:rPr>
            <w:noProof/>
            <w:webHidden/>
          </w:rPr>
          <w:tab/>
        </w:r>
        <w:r>
          <w:rPr>
            <w:noProof/>
            <w:webHidden/>
          </w:rPr>
          <w:fldChar w:fldCharType="begin"/>
        </w:r>
        <w:r>
          <w:rPr>
            <w:noProof/>
            <w:webHidden/>
          </w:rPr>
          <w:instrText xml:space="preserve"> PAGEREF _Toc117506427 \h </w:instrText>
        </w:r>
        <w:r>
          <w:rPr>
            <w:noProof/>
            <w:webHidden/>
          </w:rPr>
        </w:r>
        <w:r>
          <w:rPr>
            <w:noProof/>
            <w:webHidden/>
          </w:rPr>
          <w:fldChar w:fldCharType="separate"/>
        </w:r>
        <w:r>
          <w:rPr>
            <w:noProof/>
            <w:webHidden/>
          </w:rPr>
          <w:t>13</w:t>
        </w:r>
        <w:r>
          <w:rPr>
            <w:noProof/>
            <w:webHidden/>
          </w:rPr>
          <w:fldChar w:fldCharType="end"/>
        </w:r>
      </w:hyperlink>
    </w:p>
    <w:p w14:paraId="53407A0C" w14:textId="30761E54" w:rsidR="004C6A6A" w:rsidRDefault="004C6A6A">
      <w:pPr>
        <w:pStyle w:val="TOC1"/>
        <w:tabs>
          <w:tab w:val="right" w:leader="dot" w:pos="8980"/>
        </w:tabs>
        <w:rPr>
          <w:rFonts w:asciiTheme="minorHAnsi" w:eastAsiaTheme="minorEastAsia" w:hAnsiTheme="minorHAnsi" w:cstheme="minorBidi"/>
          <w:noProof/>
          <w:kern w:val="2"/>
          <w:szCs w:val="22"/>
        </w:rPr>
      </w:pPr>
      <w:hyperlink w:anchor="_Toc117506428" w:history="1">
        <w:r w:rsidRPr="00584EDB">
          <w:rPr>
            <w:rStyle w:val="ad"/>
            <w:noProof/>
            <w:spacing w:val="-2"/>
          </w:rPr>
          <w:t>8. 附录</w:t>
        </w:r>
        <w:r>
          <w:rPr>
            <w:noProof/>
            <w:webHidden/>
          </w:rPr>
          <w:tab/>
        </w:r>
        <w:r>
          <w:rPr>
            <w:noProof/>
            <w:webHidden/>
          </w:rPr>
          <w:fldChar w:fldCharType="begin"/>
        </w:r>
        <w:r>
          <w:rPr>
            <w:noProof/>
            <w:webHidden/>
          </w:rPr>
          <w:instrText xml:space="preserve"> PAGEREF _Toc117506428 \h </w:instrText>
        </w:r>
        <w:r>
          <w:rPr>
            <w:noProof/>
            <w:webHidden/>
          </w:rPr>
        </w:r>
        <w:r>
          <w:rPr>
            <w:noProof/>
            <w:webHidden/>
          </w:rPr>
          <w:fldChar w:fldCharType="separate"/>
        </w:r>
        <w:r>
          <w:rPr>
            <w:noProof/>
            <w:webHidden/>
          </w:rPr>
          <w:t>13</w:t>
        </w:r>
        <w:r>
          <w:rPr>
            <w:noProof/>
            <w:webHidden/>
          </w:rPr>
          <w:fldChar w:fldCharType="end"/>
        </w:r>
      </w:hyperlink>
    </w:p>
    <w:p w14:paraId="6B96F952" w14:textId="06364ED6" w:rsidR="004C6A6A" w:rsidRDefault="004C6A6A">
      <w:pPr>
        <w:pStyle w:val="TOC2"/>
        <w:rPr>
          <w:rFonts w:asciiTheme="minorHAnsi" w:eastAsiaTheme="minorEastAsia" w:hAnsiTheme="minorHAnsi" w:cstheme="minorBidi"/>
          <w:noProof/>
          <w:kern w:val="2"/>
          <w:sz w:val="21"/>
          <w:szCs w:val="22"/>
        </w:rPr>
      </w:pPr>
      <w:hyperlink w:anchor="_Toc117506429" w:history="1">
        <w:r w:rsidRPr="00584EDB">
          <w:rPr>
            <w:rStyle w:val="ad"/>
            <w:rFonts w:ascii="黑体" w:hAnsi="黑体"/>
            <w:noProof/>
          </w:rPr>
          <w:t xml:space="preserve">8.1 </w:t>
        </w:r>
        <w:r w:rsidRPr="00584EDB">
          <w:rPr>
            <w:rStyle w:val="ad"/>
            <w:rFonts w:ascii="黑体" w:hAnsi="黑体"/>
            <w:noProof/>
          </w:rPr>
          <w:t>单片机程序代码</w:t>
        </w:r>
        <w:r>
          <w:rPr>
            <w:noProof/>
            <w:webHidden/>
          </w:rPr>
          <w:tab/>
        </w:r>
        <w:r>
          <w:rPr>
            <w:noProof/>
            <w:webHidden/>
          </w:rPr>
          <w:fldChar w:fldCharType="begin"/>
        </w:r>
        <w:r>
          <w:rPr>
            <w:noProof/>
            <w:webHidden/>
          </w:rPr>
          <w:instrText xml:space="preserve"> PAGEREF _Toc117506429 \h </w:instrText>
        </w:r>
        <w:r>
          <w:rPr>
            <w:noProof/>
            <w:webHidden/>
          </w:rPr>
        </w:r>
        <w:r>
          <w:rPr>
            <w:noProof/>
            <w:webHidden/>
          </w:rPr>
          <w:fldChar w:fldCharType="separate"/>
        </w:r>
        <w:r>
          <w:rPr>
            <w:noProof/>
            <w:webHidden/>
          </w:rPr>
          <w:t>13</w:t>
        </w:r>
        <w:r>
          <w:rPr>
            <w:noProof/>
            <w:webHidden/>
          </w:rPr>
          <w:fldChar w:fldCharType="end"/>
        </w:r>
      </w:hyperlink>
    </w:p>
    <w:p w14:paraId="19E7AC43" w14:textId="1E58927A" w:rsidR="004C6A6A" w:rsidRDefault="004C6A6A">
      <w:pPr>
        <w:pStyle w:val="TOC2"/>
        <w:rPr>
          <w:rFonts w:asciiTheme="minorHAnsi" w:eastAsiaTheme="minorEastAsia" w:hAnsiTheme="minorHAnsi" w:cstheme="minorBidi"/>
          <w:noProof/>
          <w:kern w:val="2"/>
          <w:sz w:val="21"/>
          <w:szCs w:val="22"/>
        </w:rPr>
      </w:pPr>
      <w:hyperlink w:anchor="_Toc117506430" w:history="1">
        <w:r w:rsidRPr="00584EDB">
          <w:rPr>
            <w:rStyle w:val="ad"/>
            <w:rFonts w:ascii="黑体" w:hAnsi="黑体"/>
            <w:noProof/>
          </w:rPr>
          <w:t xml:space="preserve">8.2 </w:t>
        </w:r>
        <w:r w:rsidRPr="00584EDB">
          <w:rPr>
            <w:rStyle w:val="ad"/>
            <w:rFonts w:ascii="黑体" w:hAnsi="黑体"/>
            <w:noProof/>
          </w:rPr>
          <w:t>网页代码</w:t>
        </w:r>
        <w:r>
          <w:rPr>
            <w:noProof/>
            <w:webHidden/>
          </w:rPr>
          <w:tab/>
        </w:r>
        <w:r>
          <w:rPr>
            <w:noProof/>
            <w:webHidden/>
          </w:rPr>
          <w:fldChar w:fldCharType="begin"/>
        </w:r>
        <w:r>
          <w:rPr>
            <w:noProof/>
            <w:webHidden/>
          </w:rPr>
          <w:instrText xml:space="preserve"> PAGEREF _Toc117506430 \h </w:instrText>
        </w:r>
        <w:r>
          <w:rPr>
            <w:noProof/>
            <w:webHidden/>
          </w:rPr>
        </w:r>
        <w:r>
          <w:rPr>
            <w:noProof/>
            <w:webHidden/>
          </w:rPr>
          <w:fldChar w:fldCharType="separate"/>
        </w:r>
        <w:r>
          <w:rPr>
            <w:noProof/>
            <w:webHidden/>
          </w:rPr>
          <w:t>18</w:t>
        </w:r>
        <w:r>
          <w:rPr>
            <w:noProof/>
            <w:webHidden/>
          </w:rPr>
          <w:fldChar w:fldCharType="end"/>
        </w:r>
      </w:hyperlink>
    </w:p>
    <w:p w14:paraId="67C84859" w14:textId="3E6F1780" w:rsidR="004C6A6A" w:rsidRDefault="004C6A6A">
      <w:pPr>
        <w:pStyle w:val="TOC3"/>
        <w:tabs>
          <w:tab w:val="right" w:leader="dot" w:pos="8980"/>
        </w:tabs>
        <w:ind w:left="880"/>
        <w:rPr>
          <w:rFonts w:asciiTheme="minorHAnsi" w:eastAsiaTheme="minorEastAsia" w:hAnsiTheme="minorHAnsi" w:cstheme="minorBidi"/>
          <w:noProof/>
          <w:kern w:val="2"/>
          <w:sz w:val="21"/>
        </w:rPr>
      </w:pPr>
      <w:hyperlink w:anchor="_Toc117506431" w:history="1">
        <w:r w:rsidRPr="00584EDB">
          <w:rPr>
            <w:rStyle w:val="ad"/>
            <w:rFonts w:ascii="黑体" w:hAnsi="黑体"/>
            <w:noProof/>
          </w:rPr>
          <w:t xml:space="preserve">8.2.1 HTML </w:t>
        </w:r>
        <w:r w:rsidRPr="00584EDB">
          <w:rPr>
            <w:rStyle w:val="ad"/>
            <w:rFonts w:ascii="黑体" w:hAnsi="黑体"/>
            <w:noProof/>
          </w:rPr>
          <w:t>网页代码</w:t>
        </w:r>
        <w:r>
          <w:rPr>
            <w:noProof/>
            <w:webHidden/>
          </w:rPr>
          <w:tab/>
        </w:r>
        <w:r>
          <w:rPr>
            <w:noProof/>
            <w:webHidden/>
          </w:rPr>
          <w:fldChar w:fldCharType="begin"/>
        </w:r>
        <w:r>
          <w:rPr>
            <w:noProof/>
            <w:webHidden/>
          </w:rPr>
          <w:instrText xml:space="preserve"> PAGEREF _Toc117506431 \h </w:instrText>
        </w:r>
        <w:r>
          <w:rPr>
            <w:noProof/>
            <w:webHidden/>
          </w:rPr>
        </w:r>
        <w:r>
          <w:rPr>
            <w:noProof/>
            <w:webHidden/>
          </w:rPr>
          <w:fldChar w:fldCharType="separate"/>
        </w:r>
        <w:r>
          <w:rPr>
            <w:noProof/>
            <w:webHidden/>
          </w:rPr>
          <w:t>18</w:t>
        </w:r>
        <w:r>
          <w:rPr>
            <w:noProof/>
            <w:webHidden/>
          </w:rPr>
          <w:fldChar w:fldCharType="end"/>
        </w:r>
      </w:hyperlink>
    </w:p>
    <w:p w14:paraId="098C7F83" w14:textId="0F833D1C" w:rsidR="004C6A6A" w:rsidRDefault="004C6A6A">
      <w:pPr>
        <w:pStyle w:val="TOC3"/>
        <w:tabs>
          <w:tab w:val="right" w:leader="dot" w:pos="8980"/>
        </w:tabs>
        <w:ind w:left="880"/>
        <w:rPr>
          <w:rFonts w:asciiTheme="minorHAnsi" w:eastAsiaTheme="minorEastAsia" w:hAnsiTheme="minorHAnsi" w:cstheme="minorBidi"/>
          <w:noProof/>
          <w:kern w:val="2"/>
          <w:sz w:val="21"/>
        </w:rPr>
      </w:pPr>
      <w:hyperlink w:anchor="_Toc117506432" w:history="1">
        <w:r w:rsidRPr="00584EDB">
          <w:rPr>
            <w:rStyle w:val="ad"/>
            <w:rFonts w:ascii="黑体" w:hAnsi="黑体"/>
            <w:noProof/>
          </w:rPr>
          <w:t xml:space="preserve">8.2.3 JavaScript </w:t>
        </w:r>
        <w:r w:rsidRPr="00584EDB">
          <w:rPr>
            <w:rStyle w:val="ad"/>
            <w:rFonts w:ascii="黑体" w:hAnsi="黑体"/>
            <w:noProof/>
          </w:rPr>
          <w:t>代码</w:t>
        </w:r>
        <w:r>
          <w:rPr>
            <w:noProof/>
            <w:webHidden/>
          </w:rPr>
          <w:tab/>
        </w:r>
        <w:r>
          <w:rPr>
            <w:noProof/>
            <w:webHidden/>
          </w:rPr>
          <w:fldChar w:fldCharType="begin"/>
        </w:r>
        <w:r>
          <w:rPr>
            <w:noProof/>
            <w:webHidden/>
          </w:rPr>
          <w:instrText xml:space="preserve"> PAGEREF _Toc117506432 \h </w:instrText>
        </w:r>
        <w:r>
          <w:rPr>
            <w:noProof/>
            <w:webHidden/>
          </w:rPr>
        </w:r>
        <w:r>
          <w:rPr>
            <w:noProof/>
            <w:webHidden/>
          </w:rPr>
          <w:fldChar w:fldCharType="separate"/>
        </w:r>
        <w:r>
          <w:rPr>
            <w:noProof/>
            <w:webHidden/>
          </w:rPr>
          <w:t>20</w:t>
        </w:r>
        <w:r>
          <w:rPr>
            <w:noProof/>
            <w:webHidden/>
          </w:rPr>
          <w:fldChar w:fldCharType="end"/>
        </w:r>
      </w:hyperlink>
    </w:p>
    <w:p w14:paraId="3B13261D" w14:textId="6E047DC2" w:rsidR="00A20DE2" w:rsidRDefault="00073AD9" w:rsidP="00435C4F">
      <w:pPr>
        <w:pStyle w:val="a5"/>
        <w:spacing w:before="42"/>
        <w:ind w:firstLineChars="0" w:firstLine="0"/>
      </w:pPr>
      <w:ins w:id="7" w:author="苏 kinng" w:date="2022-10-17T20:52:00Z">
        <w:r>
          <w:rPr>
            <w:spacing w:val="-5"/>
          </w:rPr>
          <w:fldChar w:fldCharType="end"/>
        </w:r>
      </w:ins>
      <w:r w:rsidR="00435C4F">
        <w:t xml:space="preserve"> </w:t>
      </w:r>
    </w:p>
    <w:p w14:paraId="3D0645FD" w14:textId="0F995502" w:rsidR="00A20DE2" w:rsidRPr="00C17E0E" w:rsidRDefault="00A20DE2">
      <w:pPr>
        <w:rPr>
          <w:sz w:val="21"/>
          <w:szCs w:val="21"/>
          <w:rPrChange w:id="8" w:author="苏 kinng" w:date="2022-10-11T12:24:00Z">
            <w:rPr/>
          </w:rPrChange>
        </w:rPr>
        <w:sectPr w:rsidR="00A20DE2" w:rsidRPr="00C17E0E">
          <w:pgSz w:w="11910" w:h="16840"/>
          <w:pgMar w:top="1380" w:right="1440" w:bottom="280" w:left="1480" w:header="720" w:footer="720" w:gutter="0"/>
          <w:cols w:space="720"/>
        </w:sectPr>
      </w:pPr>
    </w:p>
    <w:p w14:paraId="34B7D187" w14:textId="61BF6891" w:rsidR="00A20DE2" w:rsidRPr="004C6A6A" w:rsidRDefault="004C6A6A" w:rsidP="004C6A6A">
      <w:pPr>
        <w:pStyle w:val="ae"/>
        <w:outlineLvl w:val="0"/>
        <w:rPr>
          <w:rFonts w:ascii="黑体" w:hAnsi="黑体"/>
          <w:sz w:val="28"/>
          <w:szCs w:val="28"/>
        </w:rPr>
      </w:pPr>
      <w:bookmarkStart w:id="9" w:name="_Toc117506409"/>
      <w:r w:rsidRPr="004C6A6A">
        <w:rPr>
          <w:rFonts w:ascii="黑体" w:hAnsi="黑体" w:hint="eastAsia"/>
          <w:sz w:val="28"/>
          <w:szCs w:val="28"/>
        </w:rPr>
        <w:lastRenderedPageBreak/>
        <w:t xml:space="preserve">1. </w:t>
      </w:r>
      <w:r w:rsidR="00164F7F" w:rsidRPr="004C6A6A">
        <w:rPr>
          <w:rFonts w:ascii="黑体" w:hAnsi="黑体" w:hint="eastAsia"/>
          <w:sz w:val="28"/>
          <w:szCs w:val="28"/>
        </w:rPr>
        <w:t>研究背景及意义</w:t>
      </w:r>
      <w:bookmarkEnd w:id="9"/>
    </w:p>
    <w:p w14:paraId="0AEE00FD" w14:textId="77777777" w:rsidR="00A20DE2" w:rsidRPr="00280877" w:rsidRDefault="00000000" w:rsidP="00280877">
      <w:pPr>
        <w:pStyle w:val="a5"/>
        <w:ind w:firstLine="480"/>
      </w:pPr>
      <w:r w:rsidRPr="00280877">
        <w:t>温度和湿度</w:t>
      </w:r>
      <w:r w:rsidRPr="00280877">
        <w:rPr>
          <w:rFonts w:hint="eastAsia"/>
        </w:rPr>
        <w:t>的控制</w:t>
      </w:r>
      <w:r w:rsidRPr="00280877">
        <w:t>对于目前工业生产、农业生产等众多方面都有着</w:t>
      </w:r>
      <w:r w:rsidRPr="00280877">
        <w:rPr>
          <w:rFonts w:hint="eastAsia"/>
        </w:rPr>
        <w:t>重要的意义，不仅限于保障各种机械正常运行，对于保存各种资源来说也是十分重要的</w:t>
      </w:r>
      <w:del w:id="10" w:author="苏 kinng" w:date="2022-10-11T11:51:00Z">
        <w:r w:rsidRPr="00280877" w:rsidDel="009677C2">
          <w:delText>【1-2】</w:delText>
        </w:r>
      </w:del>
      <w:r w:rsidRPr="00280877">
        <w:t>。</w:t>
      </w:r>
      <w:r w:rsidRPr="00280877">
        <w:rPr>
          <w:rFonts w:hint="eastAsia"/>
        </w:rPr>
        <w:t>但是人工查看温度计和湿度计已经满足不了目前大规模的生产和仓储需求。</w:t>
      </w:r>
      <w:r w:rsidRPr="00280877">
        <w:t>随着计算机及虚拟仪器的发展</w:t>
      </w:r>
      <w:r w:rsidRPr="00280877">
        <w:rPr>
          <w:rFonts w:hint="eastAsia"/>
        </w:rPr>
        <w:t>，人工已经逐渐被传感器和软件系统所取代</w:t>
      </w:r>
      <w:r w:rsidRPr="00280877">
        <w:t>，利用虚拟仪器对常见参数进行测控</w:t>
      </w:r>
      <w:r w:rsidRPr="00280877">
        <w:rPr>
          <w:rFonts w:hint="eastAsia"/>
        </w:rPr>
        <w:t>已经得到了</w:t>
      </w:r>
      <w:r w:rsidRPr="00280877">
        <w:t>广泛</w:t>
      </w:r>
      <w:r w:rsidRPr="00280877">
        <w:rPr>
          <w:rFonts w:hint="eastAsia"/>
        </w:rPr>
        <w:t>的</w:t>
      </w:r>
      <w:r w:rsidRPr="00280877">
        <w:t>应用。</w:t>
      </w:r>
      <w:r w:rsidRPr="00280877">
        <w:rPr>
          <w:rFonts w:hint="eastAsia"/>
        </w:rPr>
        <w:t>LabView</w:t>
      </w:r>
      <w:r w:rsidRPr="00280877">
        <w:t xml:space="preserve"> </w:t>
      </w:r>
      <w:r w:rsidRPr="00280877">
        <w:rPr>
          <w:rFonts w:hint="eastAsia"/>
        </w:rPr>
        <w:t xml:space="preserve">本身就是一款模板化的虚拟仪器软件，对于不同的需求可以开发使用不同的模板，使用 LabView 和有着体积小、集成度高且功能强大、价格实惠的 </w:t>
      </w:r>
      <w:bookmarkStart w:id="11" w:name="OLE_LINK1"/>
      <w:r w:rsidRPr="00280877">
        <w:rPr>
          <w:rFonts w:hint="eastAsia"/>
        </w:rPr>
        <w:t>ESP</w:t>
      </w:r>
      <w:r w:rsidRPr="00280877">
        <w:t xml:space="preserve">8266 </w:t>
      </w:r>
      <w:r w:rsidRPr="00280877">
        <w:rPr>
          <w:rFonts w:hint="eastAsia"/>
        </w:rPr>
        <w:t>开发</w:t>
      </w:r>
      <w:proofErr w:type="gramStart"/>
      <w:r w:rsidRPr="00280877">
        <w:rPr>
          <w:rFonts w:hint="eastAsia"/>
        </w:rPr>
        <w:t>板</w:t>
      </w:r>
      <w:bookmarkEnd w:id="11"/>
      <w:r w:rsidRPr="00280877">
        <w:rPr>
          <w:rFonts w:hint="eastAsia"/>
        </w:rPr>
        <w:t>能够</w:t>
      </w:r>
      <w:proofErr w:type="gramEnd"/>
      <w:r w:rsidRPr="00280877">
        <w:rPr>
          <w:rFonts w:hint="eastAsia"/>
        </w:rPr>
        <w:t>进一步降低成本，提高生产效率</w:t>
      </w:r>
      <w:r w:rsidRPr="00280877">
        <w:rPr>
          <w:rFonts w:hint="eastAsia"/>
          <w:vertAlign w:val="superscript"/>
        </w:rPr>
        <w:t>[</w:t>
      </w:r>
      <w:r w:rsidRPr="00280877">
        <w:rPr>
          <w:vertAlign w:val="superscript"/>
        </w:rPr>
        <w:t>1]</w:t>
      </w:r>
      <w:r w:rsidRPr="00280877">
        <w:rPr>
          <w:rFonts w:hint="eastAsia"/>
        </w:rPr>
        <w:t>。</w:t>
      </w:r>
    </w:p>
    <w:p w14:paraId="67A88E53" w14:textId="77777777" w:rsidR="00A20DE2" w:rsidRPr="00280877" w:rsidRDefault="00000000" w:rsidP="00280877">
      <w:pPr>
        <w:pStyle w:val="a5"/>
        <w:ind w:firstLine="480"/>
      </w:pPr>
      <w:r w:rsidRPr="00280877">
        <w:t>实验设计旨在基于</w:t>
      </w:r>
      <w:r w:rsidRPr="00280877">
        <w:rPr>
          <w:rFonts w:hint="eastAsia"/>
        </w:rPr>
        <w:t xml:space="preserve"> </w:t>
      </w:r>
      <w:r w:rsidRPr="00280877">
        <w:t xml:space="preserve">ESP8266 </w:t>
      </w:r>
      <w:r w:rsidRPr="00280877">
        <w:rPr>
          <w:rFonts w:hint="eastAsia"/>
        </w:rPr>
        <w:t>开发板</w:t>
      </w:r>
      <w:r w:rsidRPr="00280877">
        <w:t>和</w:t>
      </w:r>
      <w:r w:rsidRPr="00280877">
        <w:rPr>
          <w:rFonts w:hint="eastAsia"/>
        </w:rPr>
        <w:t xml:space="preserve"> </w:t>
      </w:r>
      <w:r w:rsidRPr="00280877">
        <w:t>LabView 设计出</w:t>
      </w:r>
      <w:r w:rsidRPr="00280877">
        <w:rPr>
          <w:rFonts w:hint="eastAsia"/>
        </w:rPr>
        <w:t>一套温湿度的实时监测好反馈系统</w:t>
      </w:r>
      <w:r w:rsidRPr="00280877">
        <w:t>，</w:t>
      </w:r>
      <w:r w:rsidRPr="00280877">
        <w:rPr>
          <w:rFonts w:hint="eastAsia"/>
        </w:rPr>
        <w:t>并要能够查看一段时间内的温湿度变化情况，方便实际情况中不同地点、不同用途中根据温湿度要求进行调整。</w:t>
      </w:r>
      <w:r w:rsidRPr="00280877">
        <w:t>软件模拟系统，硬件组装系统</w:t>
      </w:r>
      <w:r w:rsidRPr="00280877">
        <w:rPr>
          <w:rFonts w:hint="eastAsia"/>
        </w:rPr>
        <w:t>要</w:t>
      </w:r>
      <w:r w:rsidRPr="00280877">
        <w:t>可以达到实时显示温</w:t>
      </w:r>
      <w:r w:rsidRPr="00280877">
        <w:rPr>
          <w:rFonts w:hint="eastAsia"/>
        </w:rPr>
        <w:t>湿</w:t>
      </w:r>
      <w:r w:rsidRPr="00280877">
        <w:t>度数值和波形的目的。</w:t>
      </w:r>
    </w:p>
    <w:p w14:paraId="4868EAA2" w14:textId="7F9F068A" w:rsidR="00A20DE2" w:rsidRPr="00164F7F" w:rsidRDefault="00164F7F" w:rsidP="00164F7F">
      <w:pPr>
        <w:pStyle w:val="ae"/>
        <w:outlineLvl w:val="0"/>
        <w:rPr>
          <w:rFonts w:ascii="黑体" w:hAnsi="黑体"/>
          <w:sz w:val="28"/>
          <w:szCs w:val="28"/>
        </w:rPr>
      </w:pPr>
      <w:bookmarkStart w:id="12" w:name="_Toc117506410"/>
      <w:r w:rsidRPr="00164F7F">
        <w:rPr>
          <w:rFonts w:ascii="黑体" w:hAnsi="黑体" w:hint="eastAsia"/>
          <w:sz w:val="28"/>
          <w:szCs w:val="28"/>
        </w:rPr>
        <w:t>2</w:t>
      </w:r>
      <w:r w:rsidR="000B6F81">
        <w:rPr>
          <w:rFonts w:ascii="黑体" w:hAnsi="黑体" w:hint="eastAsia"/>
          <w:sz w:val="28"/>
          <w:szCs w:val="28"/>
        </w:rPr>
        <w:t>.</w:t>
      </w:r>
      <w:r w:rsidR="000B6F81">
        <w:rPr>
          <w:rFonts w:ascii="黑体" w:hAnsi="黑体"/>
          <w:sz w:val="28"/>
          <w:szCs w:val="28"/>
        </w:rPr>
        <w:t xml:space="preserve"> </w:t>
      </w:r>
      <w:r w:rsidRPr="00164F7F">
        <w:rPr>
          <w:rFonts w:ascii="黑体" w:hAnsi="黑体" w:hint="eastAsia"/>
          <w:sz w:val="28"/>
          <w:szCs w:val="28"/>
        </w:rPr>
        <w:t>温湿度传感系统整体设计</w:t>
      </w:r>
      <w:bookmarkEnd w:id="12"/>
    </w:p>
    <w:p w14:paraId="7BFE1294" w14:textId="77777777" w:rsidR="00A20DE2" w:rsidRPr="00280877" w:rsidRDefault="00000000" w:rsidP="00280877">
      <w:pPr>
        <w:pStyle w:val="a5"/>
        <w:ind w:firstLine="480"/>
      </w:pPr>
      <w:r w:rsidRPr="00280877">
        <w:rPr>
          <w:rFonts w:hint="eastAsia"/>
        </w:rPr>
        <w:t>在目前工农业和仓储等领域智能化的趋势下，针对实际情况中的温湿度控制需求，本课程使用</w:t>
      </w:r>
      <w:r w:rsidRPr="00280877">
        <w:t xml:space="preserve"> ESP8266 开发板、DHT11 温</w:t>
      </w:r>
      <w:r w:rsidRPr="00280877">
        <w:rPr>
          <w:rFonts w:hint="eastAsia"/>
        </w:rPr>
        <w:t>湿</w:t>
      </w:r>
      <w:r w:rsidRPr="00280877">
        <w:t xml:space="preserve">度传感器和 </w:t>
      </w:r>
      <w:r w:rsidRPr="00280877">
        <w:rPr>
          <w:rFonts w:hint="eastAsia"/>
        </w:rPr>
        <w:t>TFT</w:t>
      </w:r>
      <w:r w:rsidRPr="00280877">
        <w:t xml:space="preserve"> 显示屏构成硬件系统，</w:t>
      </w:r>
      <w:r w:rsidRPr="00280877">
        <w:rPr>
          <w:rFonts w:hint="eastAsia"/>
        </w:rPr>
        <w:t>使用 LabView</w:t>
      </w:r>
      <w:r w:rsidRPr="00280877">
        <w:t xml:space="preserve"> </w:t>
      </w:r>
      <w:r w:rsidRPr="00280877">
        <w:rPr>
          <w:rFonts w:hint="eastAsia"/>
        </w:rPr>
        <w:t>和 Arduino</w:t>
      </w:r>
      <w:r w:rsidRPr="00280877">
        <w:t xml:space="preserve"> </w:t>
      </w:r>
      <w:r w:rsidRPr="00280877">
        <w:rPr>
          <w:rFonts w:hint="eastAsia"/>
        </w:rPr>
        <w:t>IDE</w:t>
      </w:r>
      <w:r w:rsidRPr="00280877">
        <w:t xml:space="preserve"> </w:t>
      </w:r>
      <w:r w:rsidRPr="00280877">
        <w:rPr>
          <w:rFonts w:hint="eastAsia"/>
        </w:rPr>
        <w:t>作为软件系统开展了</w:t>
      </w:r>
      <w:r w:rsidRPr="00280877">
        <w:t>温</w:t>
      </w:r>
      <w:r w:rsidRPr="00280877">
        <w:rPr>
          <w:rFonts w:hint="eastAsia"/>
        </w:rPr>
        <w:t>湿</w:t>
      </w:r>
      <w:r w:rsidRPr="00280877">
        <w:t>度实时</w:t>
      </w:r>
      <w:r w:rsidRPr="00280877">
        <w:rPr>
          <w:rFonts w:hint="eastAsia"/>
        </w:rPr>
        <w:t>监控传感系统的设计研究</w:t>
      </w:r>
      <w:r w:rsidRPr="00280877">
        <w:rPr>
          <w:vertAlign w:val="superscript"/>
        </w:rPr>
        <w:t>[2]</w:t>
      </w:r>
      <w:r w:rsidRPr="00280877">
        <w:t>。温</w:t>
      </w:r>
      <w:r w:rsidRPr="00280877">
        <w:rPr>
          <w:rFonts w:hint="eastAsia"/>
        </w:rPr>
        <w:t>湿度</w:t>
      </w:r>
      <w:r w:rsidRPr="00280877">
        <w:t xml:space="preserve">由 DHT11 </w:t>
      </w:r>
      <w:r w:rsidRPr="00280877">
        <w:rPr>
          <w:rFonts w:hint="eastAsia"/>
        </w:rPr>
        <w:t>温湿度</w:t>
      </w:r>
      <w:r w:rsidRPr="00280877">
        <w:t>传感器采集输出，经过</w:t>
      </w:r>
      <w:r w:rsidRPr="00280877">
        <w:rPr>
          <w:rFonts w:hint="eastAsia"/>
        </w:rPr>
        <w:t>开发板</w:t>
      </w:r>
      <w:r w:rsidRPr="00280877">
        <w:t>处理后</w:t>
      </w:r>
      <w:r w:rsidRPr="00280877">
        <w:rPr>
          <w:rFonts w:hint="eastAsia"/>
        </w:rPr>
        <w:t>将数据提交给 T</w:t>
      </w:r>
      <w:r w:rsidRPr="00280877">
        <w:t xml:space="preserve">FT </w:t>
      </w:r>
      <w:r w:rsidRPr="00280877">
        <w:rPr>
          <w:rFonts w:hint="eastAsia"/>
        </w:rPr>
        <w:t>屏幕进行实时显示，并</w:t>
      </w:r>
      <w:r w:rsidRPr="00280877">
        <w:t>通过数据线传送至上位机 LabView 中，</w:t>
      </w:r>
      <w:r w:rsidRPr="00280877">
        <w:rPr>
          <w:rFonts w:hint="eastAsia"/>
        </w:rPr>
        <w:t>温湿度实时测量系统硬件和软件相结合整体设计框架</w:t>
      </w:r>
      <w:r w:rsidRPr="00280877">
        <w:t>流程示意图如图</w:t>
      </w:r>
      <w:r w:rsidRPr="00280877">
        <w:rPr>
          <w:rFonts w:hint="eastAsia"/>
        </w:rPr>
        <w:t xml:space="preserve"> 1</w:t>
      </w:r>
      <w:r w:rsidRPr="00280877">
        <w:t xml:space="preserve"> 所示。</w:t>
      </w:r>
    </w:p>
    <w:p w14:paraId="5D1BADC7" w14:textId="77777777" w:rsidR="00A20DE2" w:rsidRDefault="00A20DE2">
      <w:pPr>
        <w:pStyle w:val="a5"/>
        <w:spacing w:before="8"/>
        <w:ind w:firstLine="480"/>
      </w:pPr>
    </w:p>
    <w:p w14:paraId="09E6886F" w14:textId="77777777" w:rsidR="00A20DE2" w:rsidRDefault="00000000">
      <w:pPr>
        <w:pStyle w:val="a5"/>
        <w:spacing w:before="8"/>
        <w:ind w:firstLine="480"/>
      </w:pPr>
      <w:r>
        <w:rPr>
          <w:rFonts w:hint="eastAsia"/>
          <w:noProof/>
        </w:rPr>
        <mc:AlternateContent>
          <mc:Choice Requires="wps">
            <w:drawing>
              <wp:anchor distT="0" distB="0" distL="114300" distR="114300" simplePos="0" relativeHeight="251666944" behindDoc="0" locked="0" layoutInCell="1" allowOverlap="1" wp14:anchorId="53073A29" wp14:editId="00BAA419">
                <wp:simplePos x="0" y="0"/>
                <wp:positionH relativeFrom="column">
                  <wp:posOffset>3981450</wp:posOffset>
                </wp:positionH>
                <wp:positionV relativeFrom="paragraph">
                  <wp:posOffset>137160</wp:posOffset>
                </wp:positionV>
                <wp:extent cx="317500" cy="203200"/>
                <wp:effectExtent l="0" t="19050" r="44450" b="44450"/>
                <wp:wrapNone/>
                <wp:docPr id="28" name="箭头: 右 28"/>
                <wp:cNvGraphicFramePr/>
                <a:graphic xmlns:a="http://schemas.openxmlformats.org/drawingml/2006/main">
                  <a:graphicData uri="http://schemas.microsoft.com/office/word/2010/wordprocessingShape">
                    <wps:wsp>
                      <wps:cNvSpPr/>
                      <wps:spPr>
                        <a:xfrm>
                          <a:off x="0" y="0"/>
                          <a:ext cx="317500" cy="203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28DAD39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28" o:spid="_x0000_s1026" type="#_x0000_t13" style="position:absolute;left:0;text-align:left;margin-left:313.5pt;margin-top:10.8pt;width:25pt;height:16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" adj="14688" fillcolor="#4f81bd [3204]" strokecolor="#243f60 [1604]" strokeweight="2pt"/>
            </w:pict>
          </mc:Fallback>
        </mc:AlternateContent>
      </w:r>
      <w:r>
        <w:rPr>
          <w:rFonts w:hint="eastAsia"/>
          <w:noProof/>
        </w:rPr>
        <mc:AlternateContent>
          <mc:Choice Requires="wps">
            <w:drawing>
              <wp:anchor distT="0" distB="0" distL="114300" distR="114300" simplePos="0" relativeHeight="251663872" behindDoc="0" locked="0" layoutInCell="1" allowOverlap="1" wp14:anchorId="0F83EAFF" wp14:editId="2D8FA101">
                <wp:simplePos x="0" y="0"/>
                <wp:positionH relativeFrom="column">
                  <wp:posOffset>4343400</wp:posOffset>
                </wp:positionH>
                <wp:positionV relativeFrom="paragraph">
                  <wp:posOffset>36195</wp:posOffset>
                </wp:positionV>
                <wp:extent cx="1092200" cy="508000"/>
                <wp:effectExtent l="0" t="0" r="12700" b="25400"/>
                <wp:wrapNone/>
                <wp:docPr id="27" name="流程图: 可选过程 27"/>
                <wp:cNvGraphicFramePr/>
                <a:graphic xmlns:a="http://schemas.openxmlformats.org/drawingml/2006/main">
                  <a:graphicData uri="http://schemas.microsoft.com/office/word/2010/wordprocessingShape">
                    <wps:wsp>
                      <wps:cNvSpPr/>
                      <wps:spPr>
                        <a:xfrm>
                          <a:off x="0" y="0"/>
                          <a:ext cx="1092200" cy="508000"/>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FF918F" w14:textId="77777777" w:rsidR="00A20DE2" w:rsidRDefault="00000000">
                            <w:pPr>
                              <w:jc w:val="center"/>
                              <w:rPr>
                                <w:color w:val="000000" w:themeColor="text1"/>
                              </w:rPr>
                            </w:pPr>
                            <w:r>
                              <w:rPr>
                                <w:color w:val="000000" w:themeColor="text1"/>
                              </w:rPr>
                              <w:t>TFT</w:t>
                            </w:r>
                            <w:r>
                              <w:rPr>
                                <w:rFonts w:hint="eastAsia"/>
                                <w:color w:val="000000" w:themeColor="text1"/>
                              </w:rPr>
                              <w:t>屏幕显示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0F83EAFF"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27" o:spid="_x0000_s1026" type="#_x0000_t176" style="position:absolute;left:0;text-align:left;margin-left:342pt;margin-top:2.85pt;width:86pt;height:40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" fillcolor="white [3212]" strokecolor="#243f60 [1604]" strokeweight="2pt">
                <v:textbox>
                  <w:txbxContent>
                    <w:p w14:paraId="7DFF918F" w14:textId="77777777" w:rsidR="00A20DE2" w:rsidRDefault="00000000">
                      <w:pPr>
                        <w:jc w:val="center"/>
                        <w:rPr>
                          <w:color w:val="000000" w:themeColor="text1"/>
                        </w:rPr>
                      </w:pPr>
                      <w:r>
                        <w:rPr>
                          <w:color w:val="000000" w:themeColor="text1"/>
                        </w:rPr>
                        <w:t>TFT</w:t>
                      </w:r>
                      <w:r>
                        <w:rPr>
                          <w:rFonts w:hint="eastAsia"/>
                          <w:color w:val="000000" w:themeColor="text1"/>
                        </w:rPr>
                        <w:t>屏幕显示</w:t>
                      </w:r>
                    </w:p>
                  </w:txbxContent>
                </v:textbox>
              </v:shape>
            </w:pict>
          </mc:Fallback>
        </mc:AlternateContent>
      </w:r>
      <w:r>
        <w:rPr>
          <w:rFonts w:hint="eastAsia"/>
          <w:noProof/>
        </w:rPr>
        <mc:AlternateContent>
          <mc:Choice Requires="wps">
            <w:drawing>
              <wp:anchor distT="0" distB="0" distL="114300" distR="114300" simplePos="0" relativeHeight="251645440" behindDoc="0" locked="0" layoutInCell="1" allowOverlap="1" wp14:anchorId="369AA3F0" wp14:editId="5408E795">
                <wp:simplePos x="0" y="0"/>
                <wp:positionH relativeFrom="column">
                  <wp:posOffset>2343150</wp:posOffset>
                </wp:positionH>
                <wp:positionV relativeFrom="paragraph">
                  <wp:posOffset>19050</wp:posOffset>
                </wp:positionV>
                <wp:extent cx="1562100" cy="508000"/>
                <wp:effectExtent l="0" t="0" r="19050" b="25400"/>
                <wp:wrapNone/>
                <wp:docPr id="16" name="流程图: 可选过程 16"/>
                <wp:cNvGraphicFramePr/>
                <a:graphic xmlns:a="http://schemas.openxmlformats.org/drawingml/2006/main">
                  <a:graphicData uri="http://schemas.microsoft.com/office/word/2010/wordprocessingShape">
                    <wps:wsp>
                      <wps:cNvSpPr/>
                      <wps:spPr>
                        <a:xfrm>
                          <a:off x="0" y="0"/>
                          <a:ext cx="1562100" cy="508000"/>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44070D" w14:textId="77777777" w:rsidR="00A20DE2" w:rsidRDefault="00000000">
                            <w:pPr>
                              <w:jc w:val="center"/>
                              <w:rPr>
                                <w:color w:val="000000" w:themeColor="text1"/>
                              </w:rPr>
                            </w:pPr>
                            <w:r>
                              <w:rPr>
                                <w:color w:val="000000" w:themeColor="text1"/>
                              </w:rPr>
                              <w:t>ESP8266</w:t>
                            </w:r>
                            <w:r>
                              <w:rPr>
                                <w:rFonts w:hint="eastAsia"/>
                                <w:color w:val="000000" w:themeColor="text1"/>
                              </w:rPr>
                              <w:t>开发板</w:t>
                            </w:r>
                          </w:p>
                          <w:p w14:paraId="75CF5AB5" w14:textId="77777777" w:rsidR="00A20DE2" w:rsidRDefault="00000000">
                            <w:pPr>
                              <w:jc w:val="center"/>
                              <w:rPr>
                                <w:color w:val="000000" w:themeColor="text1"/>
                              </w:rPr>
                            </w:pPr>
                            <w:r>
                              <w:rPr>
                                <w:rFonts w:hint="eastAsia"/>
                                <w:color w:val="000000" w:themeColor="text1"/>
                              </w:rPr>
                              <w:t>接收处理并发送数据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69AA3F0" id="流程图: 可选过程 16" o:spid="_x0000_s1027" type="#_x0000_t176" style="position:absolute;left:0;text-align:left;margin-left:184.5pt;margin-top:1.5pt;width:123pt;height:40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" fillcolor="white [3212]" strokecolor="#243f60 [1604]" strokeweight="2pt">
                <v:textbox>
                  <w:txbxContent>
                    <w:p w14:paraId="3D44070D" w14:textId="77777777" w:rsidR="00A20DE2" w:rsidRDefault="00000000">
                      <w:pPr>
                        <w:jc w:val="center"/>
                        <w:rPr>
                          <w:color w:val="000000" w:themeColor="text1"/>
                        </w:rPr>
                      </w:pPr>
                      <w:r>
                        <w:rPr>
                          <w:color w:val="000000" w:themeColor="text1"/>
                        </w:rPr>
                        <w:t>ESP8266</w:t>
                      </w:r>
                      <w:r>
                        <w:rPr>
                          <w:rFonts w:hint="eastAsia"/>
                          <w:color w:val="000000" w:themeColor="text1"/>
                        </w:rPr>
                        <w:t>开发板</w:t>
                      </w:r>
                    </w:p>
                    <w:p w14:paraId="75CF5AB5" w14:textId="77777777" w:rsidR="00A20DE2" w:rsidRDefault="00000000">
                      <w:pPr>
                        <w:jc w:val="center"/>
                        <w:rPr>
                          <w:color w:val="000000" w:themeColor="text1"/>
                        </w:rPr>
                      </w:pPr>
                      <w:r>
                        <w:rPr>
                          <w:rFonts w:hint="eastAsia"/>
                          <w:color w:val="000000" w:themeColor="text1"/>
                        </w:rPr>
                        <w:t>接收处理并发送数据</w:t>
                      </w:r>
                    </w:p>
                  </w:txbxContent>
                </v:textbox>
              </v:shape>
            </w:pict>
          </mc:Fallback>
        </mc:AlternateContent>
      </w:r>
      <w:r>
        <w:rPr>
          <w:rFonts w:hint="eastAsia"/>
          <w:noProof/>
        </w:rPr>
        <mc:AlternateContent>
          <mc:Choice Requires="wps">
            <w:drawing>
              <wp:anchor distT="0" distB="0" distL="114300" distR="114300" simplePos="0" relativeHeight="251654656" behindDoc="0" locked="0" layoutInCell="1" allowOverlap="1" wp14:anchorId="5ED085E6" wp14:editId="119E2AA1">
                <wp:simplePos x="0" y="0"/>
                <wp:positionH relativeFrom="column">
                  <wp:posOffset>1885950</wp:posOffset>
                </wp:positionH>
                <wp:positionV relativeFrom="paragraph">
                  <wp:posOffset>152400</wp:posOffset>
                </wp:positionV>
                <wp:extent cx="317500" cy="203200"/>
                <wp:effectExtent l="0" t="19050" r="44450" b="44450"/>
                <wp:wrapNone/>
                <wp:docPr id="22" name="箭头: 右 22"/>
                <wp:cNvGraphicFramePr/>
                <a:graphic xmlns:a="http://schemas.openxmlformats.org/drawingml/2006/main">
                  <a:graphicData uri="http://schemas.microsoft.com/office/word/2010/wordprocessingShape">
                    <wps:wsp>
                      <wps:cNvSpPr/>
                      <wps:spPr>
                        <a:xfrm>
                          <a:off x="0" y="0"/>
                          <a:ext cx="317500" cy="203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0B5F487" id="箭头: 右 22" o:spid="_x0000_s1026" type="#_x0000_t13" style="position:absolute;left:0;text-align:left;margin-left:148.5pt;margin-top:12pt;width:25pt;height:16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" adj="14688" fillcolor="#4f81bd [3204]" strokecolor="#243f60 [1604]" strokeweight="2pt"/>
            </w:pict>
          </mc:Fallback>
        </mc:AlternateContent>
      </w:r>
      <w:r>
        <w:rPr>
          <w:rFonts w:hint="eastAsia"/>
          <w:noProof/>
        </w:rPr>
        <mc:AlternateContent>
          <mc:Choice Requires="wps">
            <w:drawing>
              <wp:anchor distT="0" distB="0" distL="114300" distR="114300" simplePos="0" relativeHeight="251642368" behindDoc="0" locked="0" layoutInCell="1" allowOverlap="1" wp14:anchorId="21FF1A10" wp14:editId="0B5EEF24">
                <wp:simplePos x="0" y="0"/>
                <wp:positionH relativeFrom="column">
                  <wp:posOffset>450850</wp:posOffset>
                </wp:positionH>
                <wp:positionV relativeFrom="paragraph">
                  <wp:posOffset>25400</wp:posOffset>
                </wp:positionV>
                <wp:extent cx="1282700" cy="508000"/>
                <wp:effectExtent l="0" t="0" r="12700" b="25400"/>
                <wp:wrapNone/>
                <wp:docPr id="14" name="流程图: 可选过程 14"/>
                <wp:cNvGraphicFramePr/>
                <a:graphic xmlns:a="http://schemas.openxmlformats.org/drawingml/2006/main">
                  <a:graphicData uri="http://schemas.microsoft.com/office/word/2010/wordprocessingShape">
                    <wps:wsp>
                      <wps:cNvSpPr/>
                      <wps:spPr>
                        <a:xfrm>
                          <a:off x="0" y="0"/>
                          <a:ext cx="1282700" cy="508000"/>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D799EF" w14:textId="77777777" w:rsidR="00A20DE2" w:rsidRDefault="00000000">
                            <w:pPr>
                              <w:jc w:val="center"/>
                              <w:rPr>
                                <w:color w:val="000000" w:themeColor="text1"/>
                              </w:rPr>
                            </w:pPr>
                            <w:r>
                              <w:rPr>
                                <w:color w:val="000000" w:themeColor="text1"/>
                              </w:rPr>
                              <w:t>DHT11</w:t>
                            </w:r>
                            <w:r>
                              <w:rPr>
                                <w:rFonts w:hint="eastAsia"/>
                                <w:color w:val="000000" w:themeColor="text1"/>
                              </w:rPr>
                              <w:t>传感器</w:t>
                            </w:r>
                          </w:p>
                          <w:p w14:paraId="0B3910C3" w14:textId="77777777" w:rsidR="00A20DE2" w:rsidRDefault="00000000">
                            <w:pPr>
                              <w:jc w:val="center"/>
                              <w:rPr>
                                <w:color w:val="000000" w:themeColor="text1"/>
                              </w:rPr>
                            </w:pPr>
                            <w:r>
                              <w:rPr>
                                <w:rFonts w:hint="eastAsia"/>
                                <w:color w:val="000000" w:themeColor="text1"/>
                              </w:rPr>
                              <w:t>监测和发送数据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1FF1A10" id="流程图: 可选过程 14" o:spid="_x0000_s1028" type="#_x0000_t176" style="position:absolute;left:0;text-align:left;margin-left:35.5pt;margin-top:2pt;width:101pt;height:40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" fillcolor="white [3212]" strokecolor="#243f60 [1604]" strokeweight="2pt">
                <v:textbox>
                  <w:txbxContent>
                    <w:p w14:paraId="15D799EF" w14:textId="77777777" w:rsidR="00A20DE2" w:rsidRDefault="00000000">
                      <w:pPr>
                        <w:jc w:val="center"/>
                        <w:rPr>
                          <w:color w:val="000000" w:themeColor="text1"/>
                        </w:rPr>
                      </w:pPr>
                      <w:r>
                        <w:rPr>
                          <w:color w:val="000000" w:themeColor="text1"/>
                        </w:rPr>
                        <w:t>DHT11</w:t>
                      </w:r>
                      <w:r>
                        <w:rPr>
                          <w:rFonts w:hint="eastAsia"/>
                          <w:color w:val="000000" w:themeColor="text1"/>
                        </w:rPr>
                        <w:t>传感器</w:t>
                      </w:r>
                    </w:p>
                    <w:p w14:paraId="0B3910C3" w14:textId="77777777" w:rsidR="00A20DE2" w:rsidRDefault="00000000">
                      <w:pPr>
                        <w:jc w:val="center"/>
                        <w:rPr>
                          <w:color w:val="000000" w:themeColor="text1"/>
                        </w:rPr>
                      </w:pPr>
                      <w:r>
                        <w:rPr>
                          <w:rFonts w:hint="eastAsia"/>
                          <w:color w:val="000000" w:themeColor="text1"/>
                        </w:rPr>
                        <w:t>监测和发送数据</w:t>
                      </w:r>
                    </w:p>
                  </w:txbxContent>
                </v:textbox>
              </v:shape>
            </w:pict>
          </mc:Fallback>
        </mc:AlternateContent>
      </w:r>
      <w:r>
        <w:rPr>
          <w:rFonts w:hint="eastAsia"/>
          <w:noProof/>
        </w:rPr>
        <mc:AlternateContent>
          <mc:Choice Requires="wps">
            <w:drawing>
              <wp:anchor distT="0" distB="0" distL="114300" distR="114300" simplePos="0" relativeHeight="251651584" behindDoc="0" locked="0" layoutInCell="1" allowOverlap="1" wp14:anchorId="1B7C8AE9" wp14:editId="171B692A">
                <wp:simplePos x="0" y="0"/>
                <wp:positionH relativeFrom="column">
                  <wp:posOffset>304800</wp:posOffset>
                </wp:positionH>
                <wp:positionV relativeFrom="paragraph">
                  <wp:posOffset>835660</wp:posOffset>
                </wp:positionV>
                <wp:extent cx="1562100" cy="508000"/>
                <wp:effectExtent l="0" t="0" r="19050" b="25400"/>
                <wp:wrapNone/>
                <wp:docPr id="20" name="流程图: 可选过程 20"/>
                <wp:cNvGraphicFramePr/>
                <a:graphic xmlns:a="http://schemas.openxmlformats.org/drawingml/2006/main">
                  <a:graphicData uri="http://schemas.microsoft.com/office/word/2010/wordprocessingShape">
                    <wps:wsp>
                      <wps:cNvSpPr/>
                      <wps:spPr>
                        <a:xfrm>
                          <a:off x="0" y="0"/>
                          <a:ext cx="1562100" cy="508000"/>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8A2AFE" w14:textId="77777777" w:rsidR="00A20DE2" w:rsidRDefault="00000000">
                            <w:pPr>
                              <w:jc w:val="center"/>
                              <w:rPr>
                                <w:color w:val="000000" w:themeColor="text1"/>
                              </w:rPr>
                            </w:pPr>
                            <w:r>
                              <w:rPr>
                                <w:rFonts w:hint="eastAsia"/>
                                <w:color w:val="000000" w:themeColor="text1"/>
                              </w:rPr>
                              <w:t>LabView</w:t>
                            </w:r>
                            <w:r>
                              <w:rPr>
                                <w:color w:val="000000" w:themeColor="text1"/>
                              </w:rPr>
                              <w:t xml:space="preserve"> </w:t>
                            </w:r>
                            <w:r>
                              <w:rPr>
                                <w:rFonts w:hint="eastAsia"/>
                                <w:color w:val="000000" w:themeColor="text1"/>
                              </w:rPr>
                              <w:t>进行数据处理和画图显示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B7C8AE9" id="流程图: 可选过程 20" o:spid="_x0000_s1029" type="#_x0000_t176" style="position:absolute;left:0;text-align:left;margin-left:24pt;margin-top:65.8pt;width:123pt;height:40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" fillcolor="white [3212]" strokecolor="#243f60 [1604]" strokeweight="2pt">
                <v:textbox>
                  <w:txbxContent>
                    <w:p w14:paraId="288A2AFE" w14:textId="77777777" w:rsidR="00A20DE2" w:rsidRDefault="00000000">
                      <w:pPr>
                        <w:jc w:val="center"/>
                        <w:rPr>
                          <w:color w:val="000000" w:themeColor="text1"/>
                        </w:rPr>
                      </w:pPr>
                      <w:r>
                        <w:rPr>
                          <w:rFonts w:hint="eastAsia"/>
                          <w:color w:val="000000" w:themeColor="text1"/>
                        </w:rPr>
                        <w:t>LabView</w:t>
                      </w:r>
                      <w:r>
                        <w:rPr>
                          <w:color w:val="000000" w:themeColor="text1"/>
                        </w:rPr>
                        <w:t xml:space="preserve"> </w:t>
                      </w:r>
                      <w:r>
                        <w:rPr>
                          <w:rFonts w:hint="eastAsia"/>
                          <w:color w:val="000000" w:themeColor="text1"/>
                        </w:rPr>
                        <w:t>进行数据处理和画图显示</w:t>
                      </w:r>
                    </w:p>
                  </w:txbxContent>
                </v:textbox>
              </v:shape>
            </w:pict>
          </mc:Fallback>
        </mc:AlternateContent>
      </w:r>
      <w:r>
        <w:rPr>
          <w:rFonts w:hint="eastAsia"/>
          <w:noProof/>
        </w:rPr>
        <mc:AlternateContent>
          <mc:Choice Requires="wps">
            <w:drawing>
              <wp:anchor distT="0" distB="0" distL="114300" distR="114300" simplePos="0" relativeHeight="251648512" behindDoc="0" locked="0" layoutInCell="1" allowOverlap="1" wp14:anchorId="0CF46EFA" wp14:editId="74A91F1C">
                <wp:simplePos x="0" y="0"/>
                <wp:positionH relativeFrom="column">
                  <wp:posOffset>2832100</wp:posOffset>
                </wp:positionH>
                <wp:positionV relativeFrom="paragraph">
                  <wp:posOffset>838200</wp:posOffset>
                </wp:positionV>
                <wp:extent cx="635000" cy="508000"/>
                <wp:effectExtent l="0" t="0" r="12700" b="25400"/>
                <wp:wrapNone/>
                <wp:docPr id="18" name="流程图: 可选过程 18"/>
                <wp:cNvGraphicFramePr/>
                <a:graphic xmlns:a="http://schemas.openxmlformats.org/drawingml/2006/main">
                  <a:graphicData uri="http://schemas.microsoft.com/office/word/2010/wordprocessingShape">
                    <wps:wsp>
                      <wps:cNvSpPr/>
                      <wps:spPr>
                        <a:xfrm>
                          <a:off x="0" y="0"/>
                          <a:ext cx="635000" cy="508000"/>
                        </a:xfrm>
                        <a:prstGeom prst="flowChartAlternate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AB87F28" w14:textId="77777777" w:rsidR="00A20DE2" w:rsidRDefault="00000000">
                            <w:pPr>
                              <w:jc w:val="center"/>
                              <w:rPr>
                                <w:color w:val="000000" w:themeColor="text1"/>
                              </w:rPr>
                            </w:pPr>
                            <w:r>
                              <w:rPr>
                                <w:rFonts w:hint="eastAsia"/>
                                <w:color w:val="000000" w:themeColor="text1"/>
                              </w:rPr>
                              <w:t>串口通讯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CF46EFA" id="流程图: 可选过程 18" o:spid="_x0000_s1030" type="#_x0000_t176" style="position:absolute;left:0;text-align:left;margin-left:223pt;margin-top:66pt;width:50pt;height:40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" fillcolor="white [3212]" strokecolor="#243f60 [1604]" strokeweight="2pt">
                <v:textbox>
                  <w:txbxContent>
                    <w:p w14:paraId="5AB87F28" w14:textId="77777777" w:rsidR="00A20DE2" w:rsidRDefault="00000000">
                      <w:pPr>
                        <w:jc w:val="center"/>
                        <w:rPr>
                          <w:color w:val="000000" w:themeColor="text1"/>
                        </w:rPr>
                      </w:pPr>
                      <w:r>
                        <w:rPr>
                          <w:rFonts w:hint="eastAsia"/>
                          <w:color w:val="000000" w:themeColor="text1"/>
                        </w:rPr>
                        <w:t>串口通讯</w:t>
                      </w:r>
                    </w:p>
                  </w:txbxContent>
                </v:textbox>
              </v:shape>
            </w:pict>
          </mc:Fallback>
        </mc:AlternateContent>
      </w:r>
    </w:p>
    <w:p w14:paraId="72F3027C" w14:textId="77777777" w:rsidR="00A20DE2" w:rsidRDefault="00A20DE2">
      <w:pPr>
        <w:pStyle w:val="a5"/>
        <w:spacing w:before="6"/>
        <w:ind w:firstLine="380"/>
        <w:rPr>
          <w:sz w:val="19"/>
        </w:rPr>
      </w:pPr>
    </w:p>
    <w:p w14:paraId="6FB350E5" w14:textId="77777777" w:rsidR="00A20DE2" w:rsidRDefault="00A20DE2">
      <w:pPr>
        <w:pStyle w:val="a5"/>
        <w:spacing w:before="6"/>
        <w:ind w:firstLine="380"/>
        <w:rPr>
          <w:sz w:val="19"/>
        </w:rPr>
      </w:pPr>
    </w:p>
    <w:p w14:paraId="4D335927" w14:textId="77777777" w:rsidR="00A20DE2" w:rsidRDefault="00000000">
      <w:pPr>
        <w:pStyle w:val="a5"/>
        <w:spacing w:before="6"/>
        <w:ind w:firstLine="480"/>
        <w:rPr>
          <w:sz w:val="19"/>
        </w:rPr>
      </w:pPr>
      <w:r>
        <w:rPr>
          <w:rFonts w:hint="eastAsia"/>
          <w:noProof/>
        </w:rPr>
        <mc:AlternateContent>
          <mc:Choice Requires="wps">
            <w:drawing>
              <wp:anchor distT="0" distB="0" distL="114300" distR="114300" simplePos="0" relativeHeight="251657728" behindDoc="0" locked="0" layoutInCell="1" allowOverlap="1" wp14:anchorId="208002DD" wp14:editId="7BD62911">
                <wp:simplePos x="0" y="0"/>
                <wp:positionH relativeFrom="column">
                  <wp:posOffset>3067050</wp:posOffset>
                </wp:positionH>
                <wp:positionV relativeFrom="paragraph">
                  <wp:posOffset>86360</wp:posOffset>
                </wp:positionV>
                <wp:extent cx="177800" cy="139700"/>
                <wp:effectExtent l="19050" t="0" r="31750" b="31750"/>
                <wp:wrapNone/>
                <wp:docPr id="24" name="箭头: 右 24"/>
                <wp:cNvGraphicFramePr/>
                <a:graphic xmlns:a="http://schemas.openxmlformats.org/drawingml/2006/main">
                  <a:graphicData uri="http://schemas.microsoft.com/office/word/2010/wordprocessingShape">
                    <wps:wsp>
                      <wps:cNvSpPr/>
                      <wps:spPr>
                        <a:xfrm rot="5400000">
                          <a:off x="0" y="0"/>
                          <a:ext cx="177800" cy="139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2714BB0" id="箭头: 右 24" o:spid="_x0000_s1026" type="#_x0000_t13" style="position:absolute;left:0;text-align:left;margin-left:241.5pt;margin-top:6.8pt;width:14pt;height:11pt;rotation:90;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" adj="13114" fillcolor="#4f81bd [3204]" strokecolor="#243f60 [1604]" strokeweight="2pt"/>
            </w:pict>
          </mc:Fallback>
        </mc:AlternateContent>
      </w:r>
    </w:p>
    <w:p w14:paraId="45EFFFAA" w14:textId="77777777" w:rsidR="00A20DE2" w:rsidRDefault="00A20DE2">
      <w:pPr>
        <w:pStyle w:val="a5"/>
        <w:spacing w:before="6"/>
        <w:ind w:firstLine="380"/>
        <w:rPr>
          <w:sz w:val="19"/>
        </w:rPr>
      </w:pPr>
    </w:p>
    <w:p w14:paraId="232FF613" w14:textId="77777777" w:rsidR="00A20DE2" w:rsidRDefault="00000000">
      <w:pPr>
        <w:pStyle w:val="a5"/>
        <w:spacing w:before="6"/>
        <w:ind w:firstLine="480"/>
        <w:rPr>
          <w:sz w:val="19"/>
        </w:rPr>
      </w:pPr>
      <w:r>
        <w:rPr>
          <w:rFonts w:hint="eastAsia"/>
          <w:noProof/>
        </w:rPr>
        <mc:AlternateContent>
          <mc:Choice Requires="wps">
            <w:drawing>
              <wp:anchor distT="0" distB="0" distL="114300" distR="114300" simplePos="0" relativeHeight="251660800" behindDoc="0" locked="0" layoutInCell="1" allowOverlap="1" wp14:anchorId="4D5A57CB" wp14:editId="61F2756C">
                <wp:simplePos x="0" y="0"/>
                <wp:positionH relativeFrom="column">
                  <wp:posOffset>2139950</wp:posOffset>
                </wp:positionH>
                <wp:positionV relativeFrom="paragraph">
                  <wp:posOffset>102235</wp:posOffset>
                </wp:positionV>
                <wp:extent cx="317500" cy="203200"/>
                <wp:effectExtent l="19050" t="19050" r="25400" b="44450"/>
                <wp:wrapNone/>
                <wp:docPr id="26" name="箭头: 右 26"/>
                <wp:cNvGraphicFramePr/>
                <a:graphic xmlns:a="http://schemas.openxmlformats.org/drawingml/2006/main">
                  <a:graphicData uri="http://schemas.microsoft.com/office/word/2010/wordprocessingShape">
                    <wps:wsp>
                      <wps:cNvSpPr/>
                      <wps:spPr>
                        <a:xfrm rot="10800000">
                          <a:off x="0" y="0"/>
                          <a:ext cx="317500" cy="203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45B5359" id="箭头: 右 26" o:spid="_x0000_s1026" type="#_x0000_t13" style="position:absolute;left:0;text-align:left;margin-left:168.5pt;margin-top:8.05pt;width:25pt;height:16pt;rotation:180;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" adj="14688" fillcolor="#4f81bd [3204]" strokecolor="#243f60 [1604]" strokeweight="2pt"/>
            </w:pict>
          </mc:Fallback>
        </mc:AlternateContent>
      </w:r>
    </w:p>
    <w:p w14:paraId="01FFFE2A" w14:textId="77777777" w:rsidR="00A20DE2" w:rsidRDefault="00A20DE2">
      <w:pPr>
        <w:pStyle w:val="a5"/>
        <w:spacing w:before="6"/>
        <w:ind w:firstLine="380"/>
        <w:rPr>
          <w:sz w:val="19"/>
        </w:rPr>
      </w:pPr>
    </w:p>
    <w:p w14:paraId="54C63AC4" w14:textId="77777777" w:rsidR="00A20DE2" w:rsidRDefault="00A20DE2">
      <w:pPr>
        <w:pStyle w:val="a5"/>
        <w:spacing w:before="6"/>
        <w:ind w:firstLine="380"/>
        <w:rPr>
          <w:sz w:val="19"/>
        </w:rPr>
      </w:pPr>
    </w:p>
    <w:p w14:paraId="53C9632C" w14:textId="77777777" w:rsidR="00A20DE2" w:rsidRDefault="00A20DE2">
      <w:pPr>
        <w:pStyle w:val="a5"/>
        <w:spacing w:before="6"/>
        <w:ind w:firstLine="380"/>
        <w:rPr>
          <w:sz w:val="19"/>
        </w:rPr>
      </w:pPr>
    </w:p>
    <w:p w14:paraId="2780409A" w14:textId="78FDAE25" w:rsidR="00A20DE2" w:rsidRPr="00280877" w:rsidRDefault="00000000" w:rsidP="00280877">
      <w:pPr>
        <w:pStyle w:val="a5"/>
        <w:spacing w:before="67"/>
        <w:ind w:left="1800" w:right="1832" w:firstLine="416"/>
        <w:jc w:val="center"/>
        <w:rPr>
          <w:spacing w:val="-3"/>
        </w:rPr>
      </w:pPr>
      <w:r>
        <w:rPr>
          <w:spacing w:val="-32"/>
        </w:rPr>
        <w:t xml:space="preserve">图 </w:t>
      </w:r>
      <w:r>
        <w:t>1.</w:t>
      </w:r>
      <w:r>
        <w:rPr>
          <w:rFonts w:hint="eastAsia"/>
        </w:rPr>
        <w:t>温湿度传感器系统整体</w:t>
      </w:r>
      <w:r>
        <w:rPr>
          <w:spacing w:val="-3"/>
        </w:rPr>
        <w:t>结构</w:t>
      </w:r>
      <w:r>
        <w:rPr>
          <w:rFonts w:hint="eastAsia"/>
          <w:spacing w:val="-3"/>
        </w:rPr>
        <w:t>设计</w:t>
      </w:r>
      <w:r>
        <w:rPr>
          <w:spacing w:val="-3"/>
        </w:rPr>
        <w:t>框图</w:t>
      </w:r>
    </w:p>
    <w:p w14:paraId="7E3B28B0" w14:textId="08D4D1EA" w:rsidR="00A20DE2" w:rsidRPr="00164F7F" w:rsidRDefault="00164F7F" w:rsidP="00164F7F">
      <w:pPr>
        <w:pStyle w:val="ae"/>
        <w:outlineLvl w:val="0"/>
        <w:rPr>
          <w:rFonts w:ascii="黑体" w:hAnsi="黑体"/>
          <w:sz w:val="28"/>
          <w:szCs w:val="28"/>
        </w:rPr>
      </w:pPr>
      <w:bookmarkStart w:id="13" w:name="_Toc117506411"/>
      <w:r w:rsidRPr="00164F7F">
        <w:rPr>
          <w:rFonts w:ascii="黑体" w:hAnsi="黑体" w:hint="eastAsia"/>
          <w:sz w:val="28"/>
          <w:szCs w:val="28"/>
        </w:rPr>
        <w:t>3</w:t>
      </w:r>
      <w:r w:rsidR="000B6F81">
        <w:rPr>
          <w:rFonts w:ascii="黑体" w:hAnsi="黑体" w:hint="eastAsia"/>
          <w:sz w:val="28"/>
          <w:szCs w:val="28"/>
        </w:rPr>
        <w:t>.</w:t>
      </w:r>
      <w:r w:rsidR="000B6F81">
        <w:rPr>
          <w:rFonts w:ascii="黑体" w:hAnsi="黑体"/>
          <w:sz w:val="28"/>
          <w:szCs w:val="28"/>
        </w:rPr>
        <w:t xml:space="preserve"> </w:t>
      </w:r>
      <w:r w:rsidRPr="00164F7F">
        <w:rPr>
          <w:rFonts w:ascii="黑体" w:hAnsi="黑体" w:hint="eastAsia"/>
          <w:sz w:val="28"/>
          <w:szCs w:val="28"/>
        </w:rPr>
        <w:t>硬件设计及功能说明</w:t>
      </w:r>
      <w:bookmarkEnd w:id="13"/>
    </w:p>
    <w:p w14:paraId="3E94D27C" w14:textId="54B9CB34" w:rsidR="00A20DE2" w:rsidRPr="00280877" w:rsidRDefault="00280877" w:rsidP="00280877">
      <w:pPr>
        <w:pStyle w:val="ae"/>
        <w:outlineLvl w:val="1"/>
        <w:rPr>
          <w:rFonts w:ascii="黑体" w:hAnsi="黑体"/>
        </w:rPr>
      </w:pPr>
      <w:bookmarkStart w:id="14" w:name="_Toc117506412"/>
      <w:r w:rsidRPr="00280877">
        <w:rPr>
          <w:rFonts w:ascii="黑体" w:hAnsi="黑体"/>
        </w:rPr>
        <w:t>3.1 ESP8266 开发板</w:t>
      </w:r>
      <w:bookmarkEnd w:id="14"/>
    </w:p>
    <w:p w14:paraId="6E5BC446" w14:textId="207C5986" w:rsidR="00A20DE2" w:rsidRPr="00280877" w:rsidRDefault="00000000" w:rsidP="00280877">
      <w:pPr>
        <w:pStyle w:val="a5"/>
        <w:ind w:firstLine="480"/>
      </w:pPr>
      <w:r w:rsidRPr="00280877">
        <w:t>ESP8266-NodeMCU 是一个开源硬件开发板，如图2所示为 ESP8266-NodeMCU 开发板实物图。由于它支持</w:t>
      </w:r>
      <w:r w:rsidR="00C20EA0" w:rsidRPr="00280877">
        <w:t>WIFI</w:t>
      </w:r>
      <w:r w:rsidRPr="00280877">
        <w:t>功能，所以在物联网(IOT)领域，Arduino 开发</w:t>
      </w:r>
      <w:proofErr w:type="gramStart"/>
      <w:r w:rsidRPr="00280877">
        <w:t>板最大</w:t>
      </w:r>
      <w:proofErr w:type="gramEnd"/>
      <w:r w:rsidRPr="00280877">
        <w:t>的对手之一就是</w:t>
      </w:r>
      <w:r w:rsidRPr="00280877">
        <w:rPr>
          <w:rFonts w:hint="eastAsia"/>
        </w:rPr>
        <w:t xml:space="preserve"> </w:t>
      </w:r>
      <w:r w:rsidRPr="00280877">
        <w:t>ESP8266 开发板。ESP8266 尺寸与</w:t>
      </w:r>
      <w:r w:rsidRPr="00280877">
        <w:rPr>
          <w:rFonts w:hint="eastAsia"/>
        </w:rPr>
        <w:t xml:space="preserve"> </w:t>
      </w:r>
      <w:r w:rsidRPr="00280877">
        <w:t>Nano 类似, 他并不是</w:t>
      </w:r>
      <w:r w:rsidRPr="00280877">
        <w:rPr>
          <w:rFonts w:hint="eastAsia"/>
        </w:rPr>
        <w:t xml:space="preserve"> </w:t>
      </w:r>
      <w:r w:rsidRPr="00280877">
        <w:t>Arduino 团队开发的，但是我们也可以使用</w:t>
      </w:r>
      <w:r w:rsidRPr="00280877">
        <w:rPr>
          <w:rFonts w:hint="eastAsia"/>
        </w:rPr>
        <w:t xml:space="preserve"> </w:t>
      </w:r>
      <w:r w:rsidRPr="00280877">
        <w:t>Arduino IDE 对他进行开发。Arduino IDE 编程语言为 C/C++。ESP8266</w:t>
      </w:r>
      <w:r w:rsidRPr="00280877">
        <w:rPr>
          <w:rFonts w:hint="eastAsia"/>
        </w:rPr>
        <w:t>实际为一颗国产的芯片，由于体积小巧，整颗芯片上只有1</w:t>
      </w:r>
      <w:r w:rsidRPr="00280877">
        <w:t>0</w:t>
      </w:r>
      <w:r w:rsidRPr="00280877">
        <w:rPr>
          <w:rFonts w:hint="eastAsia"/>
        </w:rPr>
        <w:t>个</w:t>
      </w:r>
      <w:r w:rsidRPr="00280877">
        <w:t xml:space="preserve"> </w:t>
      </w:r>
      <w:r w:rsidRPr="00280877">
        <w:rPr>
          <w:rFonts w:hint="eastAsia"/>
        </w:rPr>
        <w:t>IO</w:t>
      </w:r>
      <w:r w:rsidRPr="00280877">
        <w:t xml:space="preserve"> </w:t>
      </w:r>
      <w:r w:rsidRPr="00280877">
        <w:rPr>
          <w:rFonts w:hint="eastAsia"/>
        </w:rPr>
        <w:t>引脚，但是全部都可以进行脉冲宽度调制(P</w:t>
      </w:r>
      <w:r w:rsidRPr="00280877">
        <w:t>WM</w:t>
      </w:r>
      <w:r w:rsidRPr="00280877">
        <w:rPr>
          <w:rFonts w:hint="eastAsia"/>
        </w:rPr>
        <w:t>)，在进行数据的处理方面并不亚于</w:t>
      </w:r>
      <w:r w:rsidRPr="00280877">
        <w:t xml:space="preserve"> </w:t>
      </w:r>
      <w:r w:rsidRPr="00280877">
        <w:rPr>
          <w:rFonts w:hint="eastAsia"/>
        </w:rPr>
        <w:t>A</w:t>
      </w:r>
      <w:r w:rsidRPr="00280877">
        <w:t xml:space="preserve">rduino </w:t>
      </w:r>
      <w:r w:rsidRPr="00280877">
        <w:rPr>
          <w:rFonts w:hint="eastAsia"/>
        </w:rPr>
        <w:t>开发板，并且有着三对3</w:t>
      </w:r>
      <w:r w:rsidRPr="00280877">
        <w:t>.3V</w:t>
      </w:r>
      <w:r w:rsidRPr="00280877">
        <w:rPr>
          <w:rFonts w:hint="eastAsia"/>
        </w:rPr>
        <w:t>电源脚和地脚，刚好足够本次设计中</w:t>
      </w:r>
      <w:r w:rsidRPr="00280877">
        <w:t xml:space="preserve"> TFT </w:t>
      </w:r>
      <w:r w:rsidRPr="00280877">
        <w:rPr>
          <w:rFonts w:hint="eastAsia"/>
        </w:rPr>
        <w:t xml:space="preserve">屏幕和温湿度传感器的需求。另外由于 </w:t>
      </w:r>
      <w:r w:rsidRPr="00280877">
        <w:t xml:space="preserve">ESP8266 </w:t>
      </w:r>
      <w:r w:rsidRPr="00280877">
        <w:rPr>
          <w:rFonts w:hint="eastAsia"/>
        </w:rPr>
        <w:t>有着</w:t>
      </w:r>
      <w:r w:rsidR="00C20EA0" w:rsidRPr="00280877">
        <w:t>WIFI</w:t>
      </w:r>
      <w:r w:rsidRPr="00280877">
        <w:rPr>
          <w:rFonts w:hint="eastAsia"/>
        </w:rPr>
        <w:t>模块,可以根据需要再添加一些功能，因此本次课程设计采用此开发板来完成部分功能。</w:t>
      </w:r>
      <w:ins w:id="15" w:author="Administrator" w:date="2022-10-11T08:49:00Z">
        <w:r w:rsidRPr="00280877">
          <w:t>ESP8266-</w:t>
        </w:r>
        <w:r w:rsidRPr="00280877">
          <w:rPr>
            <w:rFonts w:hint="eastAsia"/>
          </w:rPr>
          <w:t>N</w:t>
        </w:r>
        <w:r w:rsidRPr="00280877">
          <w:t xml:space="preserve">odeMCU </w:t>
        </w:r>
        <w:r w:rsidRPr="00280877">
          <w:rPr>
            <w:rFonts w:hint="eastAsia"/>
          </w:rPr>
          <w:t>开发板主要技术参数</w:t>
        </w:r>
      </w:ins>
      <w:ins w:id="16" w:author="Administrator" w:date="2022-10-11T08:50:00Z">
        <w:r w:rsidRPr="00280877">
          <w:rPr>
            <w:rFonts w:hint="eastAsia"/>
          </w:rPr>
          <w:t>如表1所列。</w:t>
        </w:r>
      </w:ins>
    </w:p>
    <w:p w14:paraId="51859A7A" w14:textId="77777777" w:rsidR="00A20DE2" w:rsidRDefault="00000000">
      <w:pPr>
        <w:pStyle w:val="a5"/>
        <w:spacing w:before="95" w:line="242" w:lineRule="auto"/>
        <w:ind w:left="320" w:right="345" w:firstLine="480"/>
        <w:jc w:val="center"/>
        <w:rPr>
          <w:spacing w:val="-2"/>
        </w:rPr>
      </w:pPr>
      <w:r>
        <w:rPr>
          <w:rFonts w:hint="eastAsia"/>
          <w:noProof/>
        </w:rPr>
        <w:lastRenderedPageBreak/>
        <w:drawing>
          <wp:inline distT="0" distB="0" distL="0" distR="0" wp14:anchorId="3ED23A30" wp14:editId="6C0C338E">
            <wp:extent cx="1665259" cy="166525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1672617" cy="1672617"/>
                    </a:xfrm>
                    <a:prstGeom prst="rect">
                      <a:avLst/>
                    </a:prstGeom>
                    <a:ln>
                      <a:noFill/>
                    </a:ln>
                    <a:effectLst>
                      <a:softEdge rad="112500"/>
                    </a:effectLst>
                  </pic:spPr>
                </pic:pic>
              </a:graphicData>
            </a:graphic>
          </wp:inline>
        </w:drawing>
      </w:r>
    </w:p>
    <w:p w14:paraId="0D842DA3" w14:textId="77777777" w:rsidR="00A20DE2" w:rsidRDefault="00A20DE2">
      <w:pPr>
        <w:pStyle w:val="a5"/>
        <w:spacing w:before="11"/>
        <w:ind w:firstLine="100"/>
        <w:rPr>
          <w:sz w:val="5"/>
        </w:rPr>
      </w:pPr>
    </w:p>
    <w:p w14:paraId="22D78E99" w14:textId="776D9587" w:rsidR="00A20DE2" w:rsidRPr="00280877" w:rsidRDefault="00000000" w:rsidP="00280877">
      <w:pPr>
        <w:pStyle w:val="a5"/>
        <w:ind w:firstLine="480"/>
        <w:jc w:val="center"/>
      </w:pPr>
      <w:r w:rsidRPr="00280877">
        <w:t>图2.</w:t>
      </w:r>
      <w:r w:rsidR="00280877">
        <w:t xml:space="preserve"> </w:t>
      </w:r>
      <w:r w:rsidRPr="00280877">
        <w:t>ESP8266</w:t>
      </w:r>
      <w:r w:rsidRPr="00280877">
        <w:rPr>
          <w:rFonts w:hint="eastAsia"/>
        </w:rPr>
        <w:t>-</w:t>
      </w:r>
      <w:r w:rsidRPr="00280877">
        <w:t xml:space="preserve">NodeMCU </w:t>
      </w:r>
      <w:r w:rsidRPr="00280877">
        <w:rPr>
          <w:rFonts w:hint="eastAsia"/>
        </w:rPr>
        <w:t>开发板</w:t>
      </w:r>
      <w:r w:rsidRPr="00280877">
        <w:t>实物</w:t>
      </w:r>
    </w:p>
    <w:tbl>
      <w:tblPr>
        <w:tblStyle w:val="ac"/>
        <w:tblW w:w="0" w:type="auto"/>
        <w:jc w:val="center"/>
        <w:tblLook w:val="04A0" w:firstRow="1" w:lastRow="0" w:firstColumn="1" w:lastColumn="0" w:noHBand="0" w:noVBand="1"/>
      </w:tblPr>
      <w:tblGrid>
        <w:gridCol w:w="2136"/>
        <w:gridCol w:w="3576"/>
      </w:tblGrid>
      <w:tr w:rsidR="00A20DE2" w14:paraId="0C834CA2" w14:textId="77777777">
        <w:trPr>
          <w:trHeight w:hRule="exact" w:val="397"/>
          <w:jc w:val="center"/>
        </w:trPr>
        <w:tc>
          <w:tcPr>
            <w:tcW w:w="0" w:type="auto"/>
          </w:tcPr>
          <w:p w14:paraId="428648E4" w14:textId="77777777" w:rsidR="00A20DE2" w:rsidRDefault="00000000">
            <w:pPr>
              <w:widowControl/>
              <w:autoSpaceDE/>
              <w:autoSpaceDN/>
              <w:spacing w:after="420"/>
              <w:jc w:val="center"/>
              <w:rPr>
                <w:rFonts w:ascii="Georgia" w:hAnsi="Georgia"/>
                <w:color w:val="1A1A1A"/>
                <w:sz w:val="24"/>
                <w:szCs w:val="24"/>
              </w:rPr>
            </w:pPr>
            <w:r>
              <w:rPr>
                <w:rFonts w:ascii="Georgia" w:hAnsi="Georgia"/>
                <w:color w:val="1A1A1A"/>
                <w:sz w:val="24"/>
                <w:szCs w:val="24"/>
              </w:rPr>
              <w:t>核心模块</w:t>
            </w:r>
          </w:p>
        </w:tc>
        <w:tc>
          <w:tcPr>
            <w:tcW w:w="0" w:type="auto"/>
          </w:tcPr>
          <w:p w14:paraId="34A72D58" w14:textId="77777777" w:rsidR="00A20DE2" w:rsidRDefault="00000000">
            <w:pPr>
              <w:widowControl/>
              <w:autoSpaceDE/>
              <w:autoSpaceDN/>
              <w:spacing w:after="420"/>
              <w:jc w:val="center"/>
              <w:rPr>
                <w:rFonts w:ascii="Georgia" w:hAnsi="Georgia"/>
                <w:color w:val="1A1A1A"/>
                <w:sz w:val="24"/>
                <w:szCs w:val="24"/>
              </w:rPr>
            </w:pPr>
            <w:r>
              <w:rPr>
                <w:rFonts w:ascii="Georgia" w:hAnsi="Georgia"/>
                <w:color w:val="1A1A1A"/>
                <w:sz w:val="24"/>
                <w:szCs w:val="24"/>
              </w:rPr>
              <w:t>ESP8266</w:t>
            </w:r>
          </w:p>
        </w:tc>
      </w:tr>
      <w:tr w:rsidR="00A20DE2" w14:paraId="0E5025A1" w14:textId="77777777">
        <w:trPr>
          <w:trHeight w:hRule="exact" w:val="397"/>
          <w:jc w:val="center"/>
        </w:trPr>
        <w:tc>
          <w:tcPr>
            <w:tcW w:w="0" w:type="auto"/>
          </w:tcPr>
          <w:p w14:paraId="241F9727" w14:textId="77777777" w:rsidR="00A20DE2" w:rsidRDefault="00000000">
            <w:pPr>
              <w:widowControl/>
              <w:autoSpaceDE/>
              <w:autoSpaceDN/>
              <w:spacing w:after="420"/>
              <w:jc w:val="center"/>
              <w:rPr>
                <w:rFonts w:ascii="Georgia" w:hAnsi="Georgia"/>
                <w:color w:val="1A1A1A"/>
                <w:sz w:val="24"/>
                <w:szCs w:val="24"/>
              </w:rPr>
            </w:pPr>
            <w:r>
              <w:rPr>
                <w:rFonts w:ascii="Georgia" w:hAnsi="Georgia"/>
                <w:color w:val="1A1A1A"/>
                <w:sz w:val="24"/>
                <w:szCs w:val="24"/>
              </w:rPr>
              <w:t>工作电压</w:t>
            </w:r>
          </w:p>
        </w:tc>
        <w:tc>
          <w:tcPr>
            <w:tcW w:w="0" w:type="auto"/>
          </w:tcPr>
          <w:p w14:paraId="6AF684C3" w14:textId="77777777" w:rsidR="00A20DE2" w:rsidRDefault="00000000">
            <w:pPr>
              <w:widowControl/>
              <w:autoSpaceDE/>
              <w:autoSpaceDN/>
              <w:spacing w:after="420"/>
              <w:jc w:val="center"/>
              <w:rPr>
                <w:rFonts w:ascii="Georgia" w:hAnsi="Georgia"/>
                <w:color w:val="1A1A1A"/>
                <w:sz w:val="24"/>
                <w:szCs w:val="24"/>
              </w:rPr>
            </w:pPr>
            <w:r>
              <w:rPr>
                <w:rFonts w:ascii="Georgia" w:hAnsi="Georgia"/>
                <w:color w:val="1A1A1A"/>
                <w:sz w:val="24"/>
                <w:szCs w:val="24"/>
              </w:rPr>
              <w:t>5</w:t>
            </w:r>
            <w:r>
              <w:rPr>
                <w:rFonts w:ascii="Georgia" w:hAnsi="Georgia"/>
                <w:color w:val="1A1A1A"/>
                <w:sz w:val="24"/>
                <w:szCs w:val="24"/>
              </w:rPr>
              <w:t>伏特</w:t>
            </w:r>
          </w:p>
        </w:tc>
      </w:tr>
      <w:tr w:rsidR="00A20DE2" w14:paraId="1E7CB0BE" w14:textId="77777777">
        <w:trPr>
          <w:trHeight w:hRule="exact" w:val="397"/>
          <w:jc w:val="center"/>
        </w:trPr>
        <w:tc>
          <w:tcPr>
            <w:tcW w:w="0" w:type="auto"/>
          </w:tcPr>
          <w:p w14:paraId="33C03D79" w14:textId="77777777" w:rsidR="00A20DE2" w:rsidRDefault="00000000">
            <w:pPr>
              <w:widowControl/>
              <w:autoSpaceDE/>
              <w:autoSpaceDN/>
              <w:spacing w:after="420"/>
              <w:jc w:val="center"/>
              <w:rPr>
                <w:rFonts w:ascii="Georgia" w:hAnsi="Georgia"/>
                <w:color w:val="1A1A1A"/>
                <w:sz w:val="24"/>
                <w:szCs w:val="24"/>
              </w:rPr>
            </w:pPr>
            <w:r>
              <w:rPr>
                <w:rFonts w:ascii="Georgia" w:hAnsi="Georgia"/>
                <w:color w:val="1A1A1A"/>
                <w:sz w:val="24"/>
                <w:szCs w:val="24"/>
              </w:rPr>
              <w:t>输入电压</w:t>
            </w:r>
            <w:r>
              <w:rPr>
                <w:rFonts w:ascii="Georgia" w:hAnsi="Georgia"/>
                <w:color w:val="1A1A1A"/>
                <w:sz w:val="24"/>
                <w:szCs w:val="24"/>
              </w:rPr>
              <w:t>(</w:t>
            </w:r>
            <w:r>
              <w:rPr>
                <w:rFonts w:ascii="Georgia" w:hAnsi="Georgia"/>
                <w:color w:val="1A1A1A"/>
                <w:sz w:val="24"/>
                <w:szCs w:val="24"/>
              </w:rPr>
              <w:t>推荐</w:t>
            </w:r>
            <w:r>
              <w:rPr>
                <w:rFonts w:ascii="Georgia" w:hAnsi="Georgia"/>
                <w:color w:val="1A1A1A"/>
                <w:sz w:val="24"/>
                <w:szCs w:val="24"/>
              </w:rPr>
              <w:t>)</w:t>
            </w:r>
          </w:p>
        </w:tc>
        <w:tc>
          <w:tcPr>
            <w:tcW w:w="0" w:type="auto"/>
          </w:tcPr>
          <w:p w14:paraId="71031655" w14:textId="77777777" w:rsidR="00A20DE2" w:rsidRDefault="00000000">
            <w:pPr>
              <w:widowControl/>
              <w:autoSpaceDE/>
              <w:autoSpaceDN/>
              <w:spacing w:after="420"/>
              <w:jc w:val="center"/>
              <w:rPr>
                <w:rFonts w:ascii="Georgia" w:hAnsi="Georgia"/>
                <w:color w:val="1A1A1A"/>
                <w:sz w:val="24"/>
                <w:szCs w:val="24"/>
              </w:rPr>
            </w:pPr>
            <w:r>
              <w:rPr>
                <w:rFonts w:ascii="Georgia" w:hAnsi="Georgia"/>
                <w:color w:val="1A1A1A"/>
                <w:sz w:val="24"/>
                <w:szCs w:val="24"/>
              </w:rPr>
              <w:t>5</w:t>
            </w:r>
            <w:r>
              <w:rPr>
                <w:rFonts w:ascii="Georgia" w:hAnsi="Georgia"/>
                <w:color w:val="1A1A1A"/>
                <w:sz w:val="24"/>
                <w:szCs w:val="24"/>
              </w:rPr>
              <w:t>伏特</w:t>
            </w:r>
          </w:p>
        </w:tc>
      </w:tr>
      <w:tr w:rsidR="00A20DE2" w14:paraId="363778EC" w14:textId="77777777">
        <w:trPr>
          <w:trHeight w:hRule="exact" w:val="397"/>
          <w:jc w:val="center"/>
        </w:trPr>
        <w:tc>
          <w:tcPr>
            <w:tcW w:w="0" w:type="auto"/>
          </w:tcPr>
          <w:p w14:paraId="30953839" w14:textId="77777777" w:rsidR="00A20DE2" w:rsidRDefault="00000000">
            <w:pPr>
              <w:widowControl/>
              <w:autoSpaceDE/>
              <w:autoSpaceDN/>
              <w:spacing w:after="420"/>
              <w:jc w:val="center"/>
              <w:rPr>
                <w:rFonts w:ascii="Georgia" w:hAnsi="Georgia"/>
                <w:color w:val="1A1A1A"/>
                <w:sz w:val="24"/>
                <w:szCs w:val="24"/>
              </w:rPr>
            </w:pPr>
            <w:r>
              <w:rPr>
                <w:rFonts w:ascii="Georgia" w:hAnsi="Georgia"/>
                <w:color w:val="1A1A1A"/>
                <w:sz w:val="24"/>
                <w:szCs w:val="24"/>
              </w:rPr>
              <w:t>输入电压</w:t>
            </w:r>
            <w:r>
              <w:rPr>
                <w:rFonts w:ascii="Georgia" w:hAnsi="Georgia"/>
                <w:color w:val="1A1A1A"/>
                <w:sz w:val="24"/>
                <w:szCs w:val="24"/>
              </w:rPr>
              <w:t>(</w:t>
            </w:r>
            <w:r>
              <w:rPr>
                <w:rFonts w:ascii="Georgia" w:hAnsi="Georgia"/>
                <w:color w:val="1A1A1A"/>
                <w:sz w:val="24"/>
                <w:szCs w:val="24"/>
              </w:rPr>
              <w:t>极限</w:t>
            </w:r>
            <w:r>
              <w:rPr>
                <w:rFonts w:ascii="Georgia" w:hAnsi="Georgia"/>
                <w:color w:val="1A1A1A"/>
                <w:sz w:val="24"/>
                <w:szCs w:val="24"/>
              </w:rPr>
              <w:t>)</w:t>
            </w:r>
          </w:p>
        </w:tc>
        <w:tc>
          <w:tcPr>
            <w:tcW w:w="0" w:type="auto"/>
          </w:tcPr>
          <w:p w14:paraId="679ABC52" w14:textId="77777777" w:rsidR="00A20DE2" w:rsidRDefault="00000000">
            <w:pPr>
              <w:widowControl/>
              <w:autoSpaceDE/>
              <w:autoSpaceDN/>
              <w:spacing w:after="420"/>
              <w:jc w:val="center"/>
              <w:rPr>
                <w:rFonts w:ascii="Georgia" w:hAnsi="Georgia"/>
                <w:color w:val="1A1A1A"/>
                <w:sz w:val="24"/>
                <w:szCs w:val="24"/>
              </w:rPr>
            </w:pPr>
            <w:r>
              <w:rPr>
                <w:rFonts w:ascii="Georgia" w:hAnsi="Georgia"/>
                <w:color w:val="1A1A1A"/>
                <w:sz w:val="24"/>
                <w:szCs w:val="24"/>
              </w:rPr>
              <w:t xml:space="preserve">4.5 </w:t>
            </w:r>
            <w:r>
              <w:rPr>
                <w:rFonts w:ascii="Georgia" w:hAnsi="Georgia"/>
                <w:color w:val="1A1A1A"/>
                <w:sz w:val="24"/>
                <w:szCs w:val="24"/>
              </w:rPr>
              <w:t>～</w:t>
            </w:r>
            <w:r>
              <w:rPr>
                <w:rFonts w:ascii="Georgia" w:hAnsi="Georgia"/>
                <w:color w:val="1A1A1A"/>
                <w:sz w:val="24"/>
                <w:szCs w:val="24"/>
              </w:rPr>
              <w:t xml:space="preserve"> 10 </w:t>
            </w:r>
            <w:r>
              <w:rPr>
                <w:rFonts w:ascii="Georgia" w:hAnsi="Georgia"/>
                <w:color w:val="1A1A1A"/>
                <w:sz w:val="24"/>
                <w:szCs w:val="24"/>
              </w:rPr>
              <w:t>伏特</w:t>
            </w:r>
          </w:p>
        </w:tc>
      </w:tr>
      <w:tr w:rsidR="00A20DE2" w14:paraId="5B220AE3" w14:textId="77777777">
        <w:trPr>
          <w:trHeight w:hRule="exact" w:val="397"/>
          <w:jc w:val="center"/>
        </w:trPr>
        <w:tc>
          <w:tcPr>
            <w:tcW w:w="0" w:type="auto"/>
          </w:tcPr>
          <w:p w14:paraId="0926B521" w14:textId="77777777" w:rsidR="00A20DE2" w:rsidRDefault="00000000">
            <w:pPr>
              <w:widowControl/>
              <w:autoSpaceDE/>
              <w:autoSpaceDN/>
              <w:spacing w:after="420"/>
              <w:jc w:val="center"/>
              <w:rPr>
                <w:rFonts w:ascii="Georgia" w:hAnsi="Georgia"/>
                <w:color w:val="1A1A1A"/>
                <w:sz w:val="24"/>
                <w:szCs w:val="24"/>
              </w:rPr>
            </w:pPr>
            <w:r>
              <w:rPr>
                <w:rFonts w:ascii="Georgia" w:hAnsi="Georgia"/>
                <w:color w:val="1A1A1A"/>
                <w:sz w:val="24"/>
                <w:szCs w:val="24"/>
              </w:rPr>
              <w:t>数字输入输出引脚</w:t>
            </w:r>
          </w:p>
        </w:tc>
        <w:tc>
          <w:tcPr>
            <w:tcW w:w="0" w:type="auto"/>
          </w:tcPr>
          <w:p w14:paraId="2CFF59BA" w14:textId="77777777" w:rsidR="00A20DE2" w:rsidRDefault="00000000">
            <w:pPr>
              <w:widowControl/>
              <w:autoSpaceDE/>
              <w:autoSpaceDN/>
              <w:spacing w:after="420"/>
              <w:jc w:val="center"/>
              <w:rPr>
                <w:rFonts w:ascii="Georgia" w:hAnsi="Georgia"/>
                <w:color w:val="1A1A1A"/>
                <w:sz w:val="24"/>
                <w:szCs w:val="24"/>
              </w:rPr>
            </w:pPr>
            <w:r>
              <w:rPr>
                <w:rFonts w:ascii="Georgia" w:hAnsi="Georgia"/>
                <w:color w:val="1A1A1A"/>
                <w:sz w:val="24"/>
                <w:szCs w:val="24"/>
              </w:rPr>
              <w:t>10</w:t>
            </w:r>
            <w:r>
              <w:rPr>
                <w:rFonts w:ascii="Georgia" w:hAnsi="Georgia"/>
                <w:color w:val="1A1A1A"/>
                <w:sz w:val="24"/>
                <w:szCs w:val="24"/>
              </w:rPr>
              <w:t>个</w:t>
            </w:r>
            <w:r>
              <w:rPr>
                <w:rFonts w:ascii="Georgia" w:hAnsi="Georgia"/>
                <w:color w:val="1A1A1A"/>
                <w:sz w:val="24"/>
                <w:szCs w:val="24"/>
              </w:rPr>
              <w:t>(</w:t>
            </w:r>
            <w:r>
              <w:rPr>
                <w:rFonts w:ascii="Georgia" w:hAnsi="Georgia"/>
                <w:color w:val="1A1A1A"/>
                <w:sz w:val="24"/>
                <w:szCs w:val="24"/>
              </w:rPr>
              <w:t>全部可以作为</w:t>
            </w:r>
            <w:r>
              <w:rPr>
                <w:rFonts w:ascii="Georgia" w:hAnsi="Georgia"/>
                <w:color w:val="1A1A1A"/>
                <w:sz w:val="24"/>
                <w:szCs w:val="24"/>
              </w:rPr>
              <w:t>PWM</w:t>
            </w:r>
            <w:r>
              <w:rPr>
                <w:rFonts w:ascii="Georgia" w:hAnsi="Georgia"/>
                <w:color w:val="1A1A1A"/>
                <w:sz w:val="24"/>
                <w:szCs w:val="24"/>
              </w:rPr>
              <w:t>引脚</w:t>
            </w:r>
            <w:r>
              <w:rPr>
                <w:rFonts w:ascii="Georgia" w:hAnsi="Georgia"/>
                <w:color w:val="1A1A1A"/>
                <w:sz w:val="24"/>
                <w:szCs w:val="24"/>
              </w:rPr>
              <w:t>)</w:t>
            </w:r>
          </w:p>
        </w:tc>
      </w:tr>
      <w:tr w:rsidR="00A20DE2" w14:paraId="6AA1D21E" w14:textId="77777777">
        <w:trPr>
          <w:trHeight w:hRule="exact" w:val="397"/>
          <w:jc w:val="center"/>
        </w:trPr>
        <w:tc>
          <w:tcPr>
            <w:tcW w:w="0" w:type="auto"/>
          </w:tcPr>
          <w:p w14:paraId="440889E5" w14:textId="77777777" w:rsidR="00A20DE2" w:rsidRDefault="00000000">
            <w:pPr>
              <w:widowControl/>
              <w:autoSpaceDE/>
              <w:autoSpaceDN/>
              <w:spacing w:after="420"/>
              <w:jc w:val="center"/>
              <w:rPr>
                <w:rFonts w:ascii="Georgia" w:hAnsi="Georgia"/>
                <w:color w:val="1A1A1A"/>
                <w:sz w:val="24"/>
                <w:szCs w:val="24"/>
              </w:rPr>
            </w:pPr>
            <w:r>
              <w:rPr>
                <w:rFonts w:ascii="Georgia" w:hAnsi="Georgia"/>
                <w:color w:val="1A1A1A"/>
                <w:sz w:val="24"/>
                <w:szCs w:val="24"/>
              </w:rPr>
              <w:t>PWM</w:t>
            </w:r>
            <w:r>
              <w:rPr>
                <w:rFonts w:ascii="Georgia" w:hAnsi="Georgia"/>
                <w:color w:val="1A1A1A"/>
                <w:sz w:val="24"/>
                <w:szCs w:val="24"/>
              </w:rPr>
              <w:t>引脚</w:t>
            </w:r>
          </w:p>
        </w:tc>
        <w:tc>
          <w:tcPr>
            <w:tcW w:w="0" w:type="auto"/>
          </w:tcPr>
          <w:p w14:paraId="169EF175" w14:textId="77777777" w:rsidR="00A20DE2" w:rsidRDefault="00000000">
            <w:pPr>
              <w:widowControl/>
              <w:autoSpaceDE/>
              <w:autoSpaceDN/>
              <w:spacing w:after="420"/>
              <w:jc w:val="center"/>
              <w:rPr>
                <w:rFonts w:ascii="Georgia" w:hAnsi="Georgia"/>
                <w:color w:val="1A1A1A"/>
                <w:sz w:val="24"/>
                <w:szCs w:val="24"/>
              </w:rPr>
            </w:pPr>
            <w:r>
              <w:rPr>
                <w:rFonts w:ascii="Georgia" w:hAnsi="Georgia"/>
                <w:color w:val="1A1A1A"/>
                <w:sz w:val="24"/>
                <w:szCs w:val="24"/>
              </w:rPr>
              <w:t>10</w:t>
            </w:r>
            <w:r>
              <w:rPr>
                <w:rFonts w:ascii="Georgia" w:hAnsi="Georgia"/>
                <w:color w:val="1A1A1A"/>
                <w:sz w:val="24"/>
                <w:szCs w:val="24"/>
              </w:rPr>
              <w:t>个</w:t>
            </w:r>
          </w:p>
        </w:tc>
      </w:tr>
      <w:tr w:rsidR="00A20DE2" w14:paraId="4D99793D" w14:textId="77777777">
        <w:trPr>
          <w:trHeight w:hRule="exact" w:val="397"/>
          <w:jc w:val="center"/>
        </w:trPr>
        <w:tc>
          <w:tcPr>
            <w:tcW w:w="0" w:type="auto"/>
          </w:tcPr>
          <w:p w14:paraId="5D06C714" w14:textId="77777777" w:rsidR="00A20DE2" w:rsidRDefault="00000000">
            <w:pPr>
              <w:widowControl/>
              <w:autoSpaceDE/>
              <w:autoSpaceDN/>
              <w:spacing w:after="420"/>
              <w:jc w:val="center"/>
              <w:rPr>
                <w:rFonts w:ascii="Georgia" w:hAnsi="Georgia"/>
                <w:color w:val="1A1A1A"/>
                <w:sz w:val="24"/>
                <w:szCs w:val="24"/>
              </w:rPr>
            </w:pPr>
            <w:r>
              <w:rPr>
                <w:rFonts w:ascii="Georgia" w:hAnsi="Georgia"/>
                <w:color w:val="1A1A1A"/>
                <w:sz w:val="24"/>
                <w:szCs w:val="24"/>
              </w:rPr>
              <w:t>模拟输入引脚</w:t>
            </w:r>
          </w:p>
        </w:tc>
        <w:tc>
          <w:tcPr>
            <w:tcW w:w="0" w:type="auto"/>
          </w:tcPr>
          <w:p w14:paraId="68101F9B" w14:textId="77777777" w:rsidR="00A20DE2" w:rsidRDefault="00000000">
            <w:pPr>
              <w:widowControl/>
              <w:autoSpaceDE/>
              <w:autoSpaceDN/>
              <w:spacing w:after="420"/>
              <w:jc w:val="center"/>
              <w:rPr>
                <w:rFonts w:ascii="Georgia" w:hAnsi="Georgia"/>
                <w:color w:val="1A1A1A"/>
                <w:sz w:val="24"/>
                <w:szCs w:val="24"/>
              </w:rPr>
            </w:pPr>
            <w:r>
              <w:rPr>
                <w:rFonts w:ascii="Georgia" w:hAnsi="Georgia"/>
                <w:color w:val="1A1A1A"/>
                <w:sz w:val="24"/>
                <w:szCs w:val="24"/>
              </w:rPr>
              <w:t>1</w:t>
            </w:r>
            <w:r>
              <w:rPr>
                <w:rFonts w:ascii="Georgia" w:hAnsi="Georgia"/>
                <w:color w:val="1A1A1A"/>
                <w:sz w:val="24"/>
                <w:szCs w:val="24"/>
              </w:rPr>
              <w:t>个</w:t>
            </w:r>
          </w:p>
        </w:tc>
      </w:tr>
      <w:tr w:rsidR="00A20DE2" w14:paraId="1F362B9A" w14:textId="77777777">
        <w:trPr>
          <w:trHeight w:hRule="exact" w:val="397"/>
          <w:jc w:val="center"/>
        </w:trPr>
        <w:tc>
          <w:tcPr>
            <w:tcW w:w="0" w:type="auto"/>
          </w:tcPr>
          <w:p w14:paraId="13CD03A3" w14:textId="0D5812CC" w:rsidR="00A20DE2" w:rsidRDefault="00C20EA0">
            <w:pPr>
              <w:widowControl/>
              <w:autoSpaceDE/>
              <w:autoSpaceDN/>
              <w:spacing w:after="420"/>
              <w:jc w:val="center"/>
              <w:rPr>
                <w:rFonts w:ascii="Georgia" w:hAnsi="Georgia"/>
                <w:color w:val="1A1A1A"/>
                <w:sz w:val="24"/>
                <w:szCs w:val="24"/>
              </w:rPr>
            </w:pPr>
            <w:r>
              <w:rPr>
                <w:rFonts w:ascii="Georgia" w:hAnsi="Georgia"/>
                <w:color w:val="1A1A1A"/>
                <w:sz w:val="24"/>
                <w:szCs w:val="24"/>
              </w:rPr>
              <w:t>WIFI</w:t>
            </w:r>
            <w:r>
              <w:rPr>
                <w:rFonts w:ascii="Georgia" w:hAnsi="Georgia"/>
                <w:color w:val="1A1A1A"/>
                <w:sz w:val="24"/>
                <w:szCs w:val="24"/>
              </w:rPr>
              <w:t>标准</w:t>
            </w:r>
          </w:p>
        </w:tc>
        <w:tc>
          <w:tcPr>
            <w:tcW w:w="0" w:type="auto"/>
          </w:tcPr>
          <w:p w14:paraId="3B113BF6" w14:textId="77777777" w:rsidR="00A20DE2" w:rsidRDefault="00000000">
            <w:pPr>
              <w:widowControl/>
              <w:autoSpaceDE/>
              <w:autoSpaceDN/>
              <w:spacing w:after="420"/>
              <w:jc w:val="center"/>
              <w:rPr>
                <w:rFonts w:ascii="Georgia" w:hAnsi="Georgia"/>
                <w:color w:val="1A1A1A"/>
                <w:sz w:val="24"/>
                <w:szCs w:val="24"/>
              </w:rPr>
            </w:pPr>
            <w:r>
              <w:rPr>
                <w:rFonts w:ascii="Georgia" w:hAnsi="Georgia"/>
                <w:color w:val="1A1A1A"/>
                <w:sz w:val="24"/>
                <w:szCs w:val="24"/>
              </w:rPr>
              <w:t>802.11 b / g / n</w:t>
            </w:r>
          </w:p>
        </w:tc>
      </w:tr>
      <w:tr w:rsidR="00A20DE2" w14:paraId="273AF150" w14:textId="77777777">
        <w:trPr>
          <w:trHeight w:hRule="exact" w:val="397"/>
          <w:jc w:val="center"/>
        </w:trPr>
        <w:tc>
          <w:tcPr>
            <w:tcW w:w="0" w:type="auto"/>
          </w:tcPr>
          <w:p w14:paraId="7C33879C" w14:textId="77777777" w:rsidR="00A20DE2" w:rsidRDefault="00000000">
            <w:pPr>
              <w:widowControl/>
              <w:autoSpaceDE/>
              <w:autoSpaceDN/>
              <w:spacing w:after="420"/>
              <w:jc w:val="center"/>
              <w:rPr>
                <w:rFonts w:ascii="Georgia" w:hAnsi="Georgia"/>
                <w:color w:val="1A1A1A"/>
                <w:sz w:val="24"/>
                <w:szCs w:val="24"/>
              </w:rPr>
            </w:pPr>
            <w:r>
              <w:rPr>
                <w:rFonts w:ascii="Georgia" w:hAnsi="Georgia"/>
                <w:color w:val="1A1A1A"/>
                <w:sz w:val="24"/>
                <w:szCs w:val="24"/>
              </w:rPr>
              <w:t>工作模式</w:t>
            </w:r>
          </w:p>
        </w:tc>
        <w:tc>
          <w:tcPr>
            <w:tcW w:w="0" w:type="auto"/>
          </w:tcPr>
          <w:p w14:paraId="5FE6759D" w14:textId="77777777" w:rsidR="00A20DE2" w:rsidRDefault="00000000">
            <w:pPr>
              <w:widowControl/>
              <w:autoSpaceDE/>
              <w:autoSpaceDN/>
              <w:spacing w:after="420"/>
              <w:jc w:val="center"/>
              <w:rPr>
                <w:rFonts w:ascii="Georgia" w:hAnsi="Georgia"/>
                <w:color w:val="1A1A1A"/>
                <w:sz w:val="24"/>
                <w:szCs w:val="24"/>
              </w:rPr>
            </w:pPr>
            <w:r>
              <w:rPr>
                <w:rFonts w:ascii="Georgia" w:hAnsi="Georgia"/>
                <w:color w:val="1A1A1A"/>
                <w:sz w:val="24"/>
                <w:szCs w:val="24"/>
              </w:rPr>
              <w:t>STA / AP / STA + AP</w:t>
            </w:r>
          </w:p>
        </w:tc>
      </w:tr>
      <w:tr w:rsidR="00A20DE2" w14:paraId="6DD32EBE" w14:textId="77777777">
        <w:trPr>
          <w:trHeight w:hRule="exact" w:val="397"/>
          <w:jc w:val="center"/>
        </w:trPr>
        <w:tc>
          <w:tcPr>
            <w:tcW w:w="0" w:type="auto"/>
          </w:tcPr>
          <w:p w14:paraId="1B484569" w14:textId="77777777" w:rsidR="00A20DE2" w:rsidRDefault="00000000">
            <w:pPr>
              <w:widowControl/>
              <w:autoSpaceDE/>
              <w:autoSpaceDN/>
              <w:spacing w:after="420"/>
              <w:jc w:val="center"/>
              <w:rPr>
                <w:rFonts w:ascii="Georgia" w:hAnsi="Georgia"/>
                <w:color w:val="1A1A1A"/>
                <w:sz w:val="24"/>
                <w:szCs w:val="24"/>
              </w:rPr>
            </w:pPr>
            <w:r>
              <w:rPr>
                <w:rFonts w:ascii="Georgia" w:hAnsi="Georgia"/>
                <w:color w:val="1A1A1A"/>
                <w:sz w:val="24"/>
                <w:szCs w:val="24"/>
              </w:rPr>
              <w:t>重量</w:t>
            </w:r>
          </w:p>
        </w:tc>
        <w:tc>
          <w:tcPr>
            <w:tcW w:w="0" w:type="auto"/>
          </w:tcPr>
          <w:p w14:paraId="3E9B7B3A" w14:textId="77777777" w:rsidR="00A20DE2" w:rsidRDefault="00000000">
            <w:pPr>
              <w:widowControl/>
              <w:autoSpaceDE/>
              <w:autoSpaceDN/>
              <w:spacing w:after="420"/>
              <w:jc w:val="center"/>
              <w:rPr>
                <w:rFonts w:ascii="Georgia" w:hAnsi="Georgia"/>
                <w:color w:val="1A1A1A"/>
                <w:sz w:val="24"/>
                <w:szCs w:val="24"/>
              </w:rPr>
            </w:pPr>
            <w:r>
              <w:rPr>
                <w:rFonts w:ascii="Georgia" w:hAnsi="Georgia"/>
                <w:color w:val="1A1A1A"/>
                <w:sz w:val="24"/>
                <w:szCs w:val="24"/>
              </w:rPr>
              <w:t>7g</w:t>
            </w:r>
          </w:p>
        </w:tc>
      </w:tr>
    </w:tbl>
    <w:p w14:paraId="59B52496" w14:textId="77777777" w:rsidR="00A20DE2" w:rsidRPr="00280877" w:rsidRDefault="00000000" w:rsidP="00280877">
      <w:pPr>
        <w:pStyle w:val="a5"/>
        <w:ind w:firstLine="480"/>
        <w:jc w:val="center"/>
      </w:pPr>
      <w:r w:rsidRPr="00280877">
        <w:rPr>
          <w:rFonts w:hint="eastAsia"/>
        </w:rPr>
        <w:t>表1</w:t>
      </w:r>
      <w:r w:rsidRPr="00280877">
        <w:t>. ESP8266-</w:t>
      </w:r>
      <w:r w:rsidRPr="00280877">
        <w:rPr>
          <w:rFonts w:hint="eastAsia"/>
        </w:rPr>
        <w:t>N</w:t>
      </w:r>
      <w:r w:rsidRPr="00280877">
        <w:t xml:space="preserve">odeMCU </w:t>
      </w:r>
      <w:r w:rsidRPr="00280877">
        <w:rPr>
          <w:rFonts w:hint="eastAsia"/>
        </w:rPr>
        <w:t>开发板主要技术参数</w:t>
      </w:r>
    </w:p>
    <w:p w14:paraId="1549682F" w14:textId="02A5BA16" w:rsidR="00A20DE2" w:rsidRPr="00280877" w:rsidRDefault="00280877" w:rsidP="00280877">
      <w:pPr>
        <w:pStyle w:val="ae"/>
        <w:outlineLvl w:val="1"/>
        <w:rPr>
          <w:rFonts w:ascii="黑体" w:hAnsi="黑体"/>
        </w:rPr>
      </w:pPr>
      <w:bookmarkStart w:id="17" w:name="_Toc117506413"/>
      <w:r w:rsidRPr="00280877">
        <w:rPr>
          <w:rFonts w:ascii="黑体" w:hAnsi="黑体"/>
        </w:rPr>
        <w:t>3.2 DHT11</w:t>
      </w:r>
      <w:r w:rsidRPr="00280877">
        <w:rPr>
          <w:rFonts w:ascii="黑体" w:hAnsi="黑体"/>
          <w:spacing w:val="-13"/>
        </w:rPr>
        <w:t xml:space="preserve"> </w:t>
      </w:r>
      <w:r w:rsidRPr="00280877">
        <w:rPr>
          <w:rFonts w:ascii="黑体" w:hAnsi="黑体"/>
          <w:spacing w:val="-2"/>
        </w:rPr>
        <w:t>温</w:t>
      </w:r>
      <w:r w:rsidRPr="00280877">
        <w:rPr>
          <w:rFonts w:ascii="黑体" w:hAnsi="黑体" w:hint="eastAsia"/>
          <w:spacing w:val="-2"/>
        </w:rPr>
        <w:t>湿</w:t>
      </w:r>
      <w:r w:rsidRPr="00280877">
        <w:rPr>
          <w:rFonts w:ascii="黑体" w:hAnsi="黑体"/>
          <w:spacing w:val="-2"/>
        </w:rPr>
        <w:t>度传感器</w:t>
      </w:r>
      <w:bookmarkEnd w:id="17"/>
    </w:p>
    <w:p w14:paraId="3C2E96CF" w14:textId="77777777" w:rsidR="00A20DE2" w:rsidRPr="00280877" w:rsidDel="00D111FC" w:rsidRDefault="00000000" w:rsidP="00280877">
      <w:pPr>
        <w:pStyle w:val="a5"/>
        <w:ind w:firstLine="480"/>
        <w:rPr>
          <w:del w:id="18" w:author="苏 kinng" w:date="2022-10-11T09:24:00Z"/>
        </w:rPr>
      </w:pPr>
      <w:r w:rsidRPr="00280877">
        <w:rPr>
          <w:noProof/>
        </w:rPr>
        <w:drawing>
          <wp:anchor distT="0" distB="0" distL="114300" distR="114300" simplePos="0" relativeHeight="251685376" behindDoc="0" locked="0" layoutInCell="1" allowOverlap="1" wp14:anchorId="220F1F74" wp14:editId="1B39E05F">
            <wp:simplePos x="0" y="0"/>
            <wp:positionH relativeFrom="column">
              <wp:posOffset>1724602</wp:posOffset>
            </wp:positionH>
            <wp:positionV relativeFrom="paragraph">
              <wp:posOffset>1288473</wp:posOffset>
            </wp:positionV>
            <wp:extent cx="2415540" cy="2179320"/>
            <wp:effectExtent l="0" t="0" r="381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415540" cy="2179320"/>
                    </a:xfrm>
                    <a:prstGeom prst="rect">
                      <a:avLst/>
                    </a:prstGeom>
                  </pic:spPr>
                </pic:pic>
              </a:graphicData>
            </a:graphic>
          </wp:anchor>
        </w:drawing>
      </w:r>
      <w:r w:rsidRPr="00280877">
        <w:rPr>
          <w:rFonts w:hint="eastAsia"/>
        </w:rPr>
        <w:t>D</w:t>
      </w:r>
      <w:r w:rsidRPr="00280877">
        <w:t xml:space="preserve">HT11 </w:t>
      </w:r>
      <w:r w:rsidRPr="00280877">
        <w:rPr>
          <w:rFonts w:hint="eastAsia"/>
        </w:rPr>
        <w:t>温湿度传感器是国产的一款温湿度一体化的数字传感器，</w:t>
      </w:r>
      <w:ins w:id="19" w:author="Administrator" w:date="2022-10-11T08:50:00Z">
        <w:r w:rsidRPr="00280877">
          <w:rPr>
            <w:rFonts w:hint="eastAsia"/>
          </w:rPr>
          <w:t>实物图如图3所示，该传感器</w:t>
        </w:r>
      </w:ins>
      <w:del w:id="20" w:author="Administrator" w:date="2022-10-11T08:50:00Z">
        <w:r w:rsidRPr="00280877">
          <w:rPr>
            <w:rFonts w:hint="eastAsia"/>
          </w:rPr>
          <w:delText>它</w:delText>
        </w:r>
      </w:del>
      <w:r w:rsidRPr="00280877">
        <w:rPr>
          <w:rFonts w:hint="eastAsia"/>
        </w:rPr>
        <w:t>包含了一个电阻式测湿元件和一个 N</w:t>
      </w:r>
      <w:r w:rsidRPr="00280877">
        <w:t xml:space="preserve">TC </w:t>
      </w:r>
      <w:r w:rsidRPr="00280877">
        <w:rPr>
          <w:rFonts w:hint="eastAsia"/>
        </w:rPr>
        <w:t>测温元件。它仅需一个</w:t>
      </w:r>
      <w:r w:rsidRPr="00280877">
        <w:t xml:space="preserve"> I</w:t>
      </w:r>
      <w:r w:rsidRPr="00280877">
        <w:rPr>
          <w:rFonts w:hint="eastAsia"/>
        </w:rPr>
        <w:t>/</w:t>
      </w:r>
      <w:r w:rsidRPr="00280877">
        <w:t xml:space="preserve">O </w:t>
      </w:r>
      <w:r w:rsidRPr="00280877">
        <w:rPr>
          <w:rFonts w:hint="eastAsia"/>
        </w:rPr>
        <w:t>口便可以和单片机进行数据通信，而且是一次性将温湿</w:t>
      </w:r>
      <w:proofErr w:type="gramStart"/>
      <w:r w:rsidRPr="00280877">
        <w:rPr>
          <w:rFonts w:hint="eastAsia"/>
        </w:rPr>
        <w:t>度数据</w:t>
      </w:r>
      <w:proofErr w:type="gramEnd"/>
      <w:r w:rsidRPr="00280877">
        <w:rPr>
          <w:rFonts w:hint="eastAsia"/>
        </w:rPr>
        <w:t>发送，这使得它的应用十分方便，在编写软件程序时非常简单。D</w:t>
      </w:r>
      <w:r w:rsidRPr="00280877">
        <w:t xml:space="preserve">HT11 </w:t>
      </w:r>
      <w:r w:rsidRPr="00280877">
        <w:rPr>
          <w:rFonts w:hint="eastAsia"/>
        </w:rPr>
        <w:t>的湿度精度为 ±</w:t>
      </w:r>
      <w:r w:rsidRPr="00280877">
        <w:t>5</w:t>
      </w:r>
      <w:r w:rsidRPr="00280877">
        <w:rPr>
          <w:rFonts w:hint="eastAsia"/>
        </w:rPr>
        <w:t>%</w:t>
      </w:r>
      <w:r w:rsidRPr="00280877">
        <w:t xml:space="preserve"> RH， 温度</w:t>
      </w:r>
      <w:r w:rsidRPr="00280877">
        <w:rPr>
          <w:rFonts w:hint="eastAsia"/>
        </w:rPr>
        <w:t xml:space="preserve">精度为 </w:t>
      </w:r>
      <w:r w:rsidRPr="00280877">
        <w:t>±2℃，湿度</w:t>
      </w:r>
      <w:r w:rsidRPr="00280877">
        <w:rPr>
          <w:rFonts w:hint="eastAsia"/>
        </w:rPr>
        <w:t xml:space="preserve">量程在 </w:t>
      </w:r>
      <w:r w:rsidRPr="00280877">
        <w:t xml:space="preserve">5 </w:t>
      </w:r>
      <w:r w:rsidRPr="00280877">
        <w:rPr>
          <w:rFonts w:hint="eastAsia"/>
        </w:rPr>
        <w:t xml:space="preserve">到 </w:t>
      </w:r>
      <w:r w:rsidRPr="00280877">
        <w:t>95% RH，温度</w:t>
      </w:r>
      <w:r w:rsidRPr="00280877">
        <w:rPr>
          <w:rFonts w:hint="eastAsia"/>
        </w:rPr>
        <w:t xml:space="preserve">量程为 </w:t>
      </w:r>
      <w:r w:rsidRPr="00280877">
        <w:t xml:space="preserve">-20 </w:t>
      </w:r>
      <w:r w:rsidRPr="00280877">
        <w:rPr>
          <w:rFonts w:hint="eastAsia"/>
        </w:rPr>
        <w:t xml:space="preserve">到 </w:t>
      </w:r>
      <w:r w:rsidRPr="00280877">
        <w:t>+60℃</w:t>
      </w:r>
      <w:ins w:id="21" w:author="Administrator" w:date="2022-10-11T08:50:00Z">
        <w:r w:rsidRPr="00280877">
          <w:rPr>
            <w:rFonts w:hint="eastAsia"/>
          </w:rPr>
          <w:t>，</w:t>
        </w:r>
      </w:ins>
      <w:del w:id="22" w:author="Administrator" w:date="2022-10-11T08:50:00Z">
        <w:r w:rsidRPr="00280877">
          <w:delText>。</w:delText>
        </w:r>
      </w:del>
      <w:r w:rsidRPr="00280877">
        <w:rPr>
          <w:rFonts w:hint="eastAsia"/>
        </w:rPr>
        <w:t>足以应对正常生产生活的需求</w:t>
      </w:r>
      <w:r w:rsidRPr="00280877">
        <w:rPr>
          <w:rFonts w:hint="eastAsia"/>
          <w:vertAlign w:val="superscript"/>
        </w:rPr>
        <w:t>[</w:t>
      </w:r>
      <w:r w:rsidRPr="00280877">
        <w:rPr>
          <w:vertAlign w:val="superscript"/>
        </w:rPr>
        <w:t>3]</w:t>
      </w:r>
      <w:r w:rsidRPr="00280877">
        <w:rPr>
          <w:rFonts w:hint="eastAsia"/>
        </w:rPr>
        <w:t>。</w:t>
      </w:r>
    </w:p>
    <w:p w14:paraId="625C64D4" w14:textId="77777777" w:rsidR="00A20DE2" w:rsidRPr="00280877" w:rsidRDefault="00A20DE2">
      <w:pPr>
        <w:pStyle w:val="a5"/>
        <w:ind w:firstLine="480"/>
      </w:pPr>
    </w:p>
    <w:p w14:paraId="0D950CDC" w14:textId="38A9085D" w:rsidR="00A20DE2" w:rsidRDefault="00000000">
      <w:pPr>
        <w:pStyle w:val="a5"/>
        <w:spacing w:before="92" w:line="300" w:lineRule="exact"/>
        <w:ind w:left="1794" w:right="1832" w:firstLine="416"/>
        <w:jc w:val="center"/>
      </w:pPr>
      <w:r>
        <w:rPr>
          <w:spacing w:val="-32"/>
        </w:rPr>
        <w:t>图</w:t>
      </w:r>
      <w:r>
        <w:t>3.</w:t>
      </w:r>
      <w:r w:rsidR="00425E60">
        <w:t xml:space="preserve"> </w:t>
      </w:r>
      <w:r>
        <w:t>DHT11</w:t>
      </w:r>
      <w:r>
        <w:rPr>
          <w:spacing w:val="-10"/>
        </w:rPr>
        <w:t xml:space="preserve"> </w:t>
      </w:r>
      <w:r>
        <w:rPr>
          <w:rFonts w:hint="eastAsia"/>
          <w:spacing w:val="-10"/>
        </w:rPr>
        <w:t>温湿度</w:t>
      </w:r>
      <w:r>
        <w:rPr>
          <w:spacing w:val="-10"/>
        </w:rPr>
        <w:t>传感器实物图</w:t>
      </w:r>
    </w:p>
    <w:p w14:paraId="2A1B005B" w14:textId="0B3EFC95" w:rsidR="00A20DE2" w:rsidRPr="00280877" w:rsidRDefault="00280877" w:rsidP="00280877">
      <w:pPr>
        <w:pStyle w:val="ae"/>
        <w:outlineLvl w:val="2"/>
        <w:rPr>
          <w:rFonts w:ascii="黑体" w:hAnsi="黑体"/>
        </w:rPr>
      </w:pPr>
      <w:bookmarkStart w:id="23" w:name="_Toc117506414"/>
      <w:r w:rsidRPr="00280877">
        <w:rPr>
          <w:rFonts w:ascii="黑体" w:hAnsi="黑体"/>
        </w:rPr>
        <w:t>3.2.1 DHT11 的</w:t>
      </w:r>
      <w:r w:rsidRPr="00280877">
        <w:rPr>
          <w:rFonts w:ascii="黑体" w:hAnsi="黑体" w:hint="eastAsia"/>
        </w:rPr>
        <w:t>内部测量元件</w:t>
      </w:r>
      <w:r w:rsidRPr="00280877">
        <w:rPr>
          <w:rFonts w:ascii="黑体" w:hAnsi="黑体"/>
        </w:rPr>
        <w:t>及主要特性</w:t>
      </w:r>
      <w:bookmarkEnd w:id="23"/>
    </w:p>
    <w:p w14:paraId="68E971E2" w14:textId="77777777" w:rsidR="00A20DE2" w:rsidRPr="00280877" w:rsidRDefault="00000000" w:rsidP="00280877">
      <w:pPr>
        <w:pStyle w:val="a5"/>
        <w:ind w:firstLine="480"/>
      </w:pPr>
      <w:r w:rsidRPr="00280877">
        <w:rPr>
          <w:rFonts w:hint="eastAsia"/>
        </w:rPr>
        <w:lastRenderedPageBreak/>
        <w:t>电阻式湿度传感器是利用湿敏元件的电气特性(如电阻值)，随湿度的变化而变化的原理进行湿度测量的传感器，在湿敏元件的吸湿</w:t>
      </w:r>
      <w:proofErr w:type="gramStart"/>
      <w:r w:rsidRPr="00280877">
        <w:rPr>
          <w:rFonts w:hint="eastAsia"/>
        </w:rPr>
        <w:t>和脱湿过程</w:t>
      </w:r>
      <w:proofErr w:type="gramEnd"/>
      <w:r w:rsidRPr="00280877">
        <w:rPr>
          <w:rFonts w:hint="eastAsia"/>
        </w:rPr>
        <w:t>中，水分子分解出的离子</w:t>
      </w:r>
      <w:r w:rsidRPr="00280877">
        <w:t>H+的传导状态发生变化，从而使元件的电阻值随湿度而变化。</w:t>
      </w:r>
    </w:p>
    <w:p w14:paraId="5EC2C83C" w14:textId="77777777" w:rsidR="00A20DE2" w:rsidRPr="00280877" w:rsidRDefault="00000000" w:rsidP="00280877">
      <w:pPr>
        <w:pStyle w:val="a5"/>
        <w:ind w:firstLine="480"/>
      </w:pPr>
      <w:r w:rsidRPr="00280877">
        <w:rPr>
          <w:rFonts w:hint="eastAsia"/>
        </w:rPr>
        <w:t>N</w:t>
      </w:r>
      <w:r w:rsidRPr="00280877">
        <w:t xml:space="preserve">TC </w:t>
      </w:r>
      <w:r w:rsidRPr="00280877">
        <w:rPr>
          <w:rFonts w:hint="eastAsia"/>
        </w:rPr>
        <w:t>测温元件其实本质为一个热敏电阻，通过检测电阻变化就能得到温度值，且灵敏度较高。</w:t>
      </w:r>
    </w:p>
    <w:p w14:paraId="71889D88" w14:textId="77777777" w:rsidR="00A20DE2" w:rsidRPr="00280877" w:rsidRDefault="00000000" w:rsidP="00280877">
      <w:pPr>
        <w:pStyle w:val="a5"/>
        <w:ind w:firstLine="480"/>
      </w:pPr>
      <w:r w:rsidRPr="00280877">
        <w:rPr>
          <w:rFonts w:hint="eastAsia"/>
        </w:rPr>
        <w:t>D</w:t>
      </w:r>
      <w:r w:rsidRPr="00280877">
        <w:t xml:space="preserve">HT11 </w:t>
      </w:r>
      <w:r w:rsidRPr="00280877">
        <w:rPr>
          <w:rFonts w:hint="eastAsia"/>
        </w:rPr>
        <w:t>的特点还有：</w:t>
      </w:r>
    </w:p>
    <w:p w14:paraId="21104E4A" w14:textId="07470E8A" w:rsidR="00A20DE2" w:rsidRPr="00280877" w:rsidRDefault="00280877" w:rsidP="00280877">
      <w:pPr>
        <w:pStyle w:val="a5"/>
        <w:ind w:firstLine="480"/>
      </w:pPr>
      <w:r>
        <w:rPr>
          <w:rFonts w:hint="eastAsia"/>
        </w:rPr>
        <w:t>(</w:t>
      </w:r>
      <w:r>
        <w:t>1)</w:t>
      </w:r>
      <w:r w:rsidRPr="00280877">
        <w:rPr>
          <w:rFonts w:hint="eastAsia"/>
        </w:rPr>
        <w:t>兼具了温度和湿度的检测，对于需要同时测温度和湿度且精度不需要十分严格控制的情况下相较于使用两个器件来说体积更小，成本更低，且不需要额外的</w:t>
      </w:r>
      <w:r w:rsidRPr="00280877">
        <w:t xml:space="preserve"> I/O </w:t>
      </w:r>
      <w:r w:rsidRPr="00280877">
        <w:rPr>
          <w:rFonts w:hint="eastAsia"/>
        </w:rPr>
        <w:t>接口来满足需求。</w:t>
      </w:r>
    </w:p>
    <w:p w14:paraId="0998254F" w14:textId="707E1EDF" w:rsidR="00A20DE2" w:rsidRPr="00280877" w:rsidRDefault="00280877" w:rsidP="00280877">
      <w:pPr>
        <w:pStyle w:val="a5"/>
        <w:ind w:firstLine="480"/>
      </w:pPr>
      <w:r>
        <w:t>(2)</w:t>
      </w:r>
      <w:r w:rsidRPr="00280877">
        <w:rPr>
          <w:rFonts w:hint="eastAsia"/>
        </w:rPr>
        <w:t>D</w:t>
      </w:r>
      <w:r w:rsidRPr="00280877">
        <w:t xml:space="preserve">HT11 </w:t>
      </w:r>
      <w:r w:rsidRPr="00280877">
        <w:rPr>
          <w:rFonts w:hint="eastAsia"/>
        </w:rPr>
        <w:t xml:space="preserve">在 </w:t>
      </w:r>
      <w:r w:rsidRPr="00280877">
        <w:t xml:space="preserve">5V </w:t>
      </w:r>
      <w:r w:rsidRPr="00280877">
        <w:rPr>
          <w:rFonts w:hint="eastAsia"/>
        </w:rPr>
        <w:t xml:space="preserve">供电条件下，运行电流只有 </w:t>
      </w:r>
      <w:r w:rsidRPr="00280877">
        <w:t>0.5mA</w:t>
      </w:r>
      <w:r w:rsidRPr="00280877">
        <w:rPr>
          <w:rFonts w:hint="eastAsia"/>
        </w:rPr>
        <w:t>，</w:t>
      </w:r>
      <w:r w:rsidRPr="00280877">
        <w:t>功耗非常低。</w:t>
      </w:r>
    </w:p>
    <w:p w14:paraId="2CDBF28F" w14:textId="291D1D73" w:rsidR="00A20DE2" w:rsidRPr="00280877" w:rsidDel="00516393" w:rsidRDefault="00280877" w:rsidP="00280877">
      <w:pPr>
        <w:pStyle w:val="a5"/>
        <w:ind w:firstLine="480"/>
        <w:rPr>
          <w:del w:id="24" w:author="苏 kinng" w:date="2022-10-11T09:43:00Z"/>
        </w:rPr>
      </w:pPr>
      <w:r>
        <w:rPr>
          <w:rFonts w:hint="eastAsia"/>
        </w:rPr>
        <w:t>(</w:t>
      </w:r>
      <w:r>
        <w:t>3)</w:t>
      </w:r>
      <w:r w:rsidRPr="00280877">
        <w:t>在满足使用条件的情况下，</w:t>
      </w:r>
      <w:r w:rsidRPr="00280877">
        <w:rPr>
          <w:rFonts w:hint="eastAsia"/>
        </w:rPr>
        <w:t>D</w:t>
      </w:r>
      <w:r w:rsidRPr="00280877">
        <w:t>HT11 可以超长时间运行，且可以保证足够的精度，优秀的性能使</w:t>
      </w:r>
      <w:proofErr w:type="gramStart"/>
      <w:r w:rsidRPr="00280877">
        <w:t>其有着</w:t>
      </w:r>
      <w:proofErr w:type="gramEnd"/>
      <w:r w:rsidRPr="00280877">
        <w:t>广泛的应用。</w:t>
      </w:r>
    </w:p>
    <w:p w14:paraId="44721AFF" w14:textId="0E5CD7A7" w:rsidR="00516393" w:rsidRPr="00280877" w:rsidRDefault="00516393" w:rsidP="00280877">
      <w:pPr>
        <w:pStyle w:val="a5"/>
        <w:ind w:firstLine="480"/>
        <w:rPr>
          <w:ins w:id="25" w:author="苏 kinng" w:date="2022-10-11T09:43:00Z"/>
        </w:rPr>
      </w:pPr>
    </w:p>
    <w:p w14:paraId="0CF52DE5" w14:textId="29EACF8E" w:rsidR="00A20DE2" w:rsidRPr="00280877" w:rsidRDefault="00280877">
      <w:pPr>
        <w:pStyle w:val="a5"/>
        <w:ind w:firstLine="480"/>
        <w:pPrChange w:id="26" w:author="苏 kinng" w:date="2022-10-11T09:43:00Z">
          <w:pPr>
            <w:pStyle w:val="a5"/>
            <w:spacing w:line="242" w:lineRule="auto"/>
            <w:ind w:left="1440" w:right="340" w:firstLine="480"/>
            <w:jc w:val="both"/>
          </w:pPr>
        </w:pPrChange>
      </w:pPr>
      <w:r>
        <w:t>(4)</w:t>
      </w:r>
      <w:ins w:id="27" w:author="苏 kinng" w:date="2022-10-11T09:43:00Z">
        <w:r w:rsidR="00516393" w:rsidRPr="00280877">
          <w:rPr>
            <w:rFonts w:hint="eastAsia"/>
          </w:rPr>
          <w:t xml:space="preserve">虽然 </w:t>
        </w:r>
        <w:r w:rsidR="00516393" w:rsidRPr="00280877">
          <w:t xml:space="preserve">DHT11 </w:t>
        </w:r>
        <w:r w:rsidR="00516393" w:rsidRPr="00280877">
          <w:rPr>
            <w:rFonts w:hint="eastAsia"/>
          </w:rPr>
          <w:t>的</w:t>
        </w:r>
      </w:ins>
      <w:ins w:id="28" w:author="苏 kinng" w:date="2022-10-11T09:44:00Z">
        <w:r w:rsidR="00516393" w:rsidRPr="00280877">
          <w:rPr>
            <w:rFonts w:hint="eastAsia"/>
          </w:rPr>
          <w:t xml:space="preserve">一次通讯最大时间仅为 </w:t>
        </w:r>
      </w:ins>
      <w:ins w:id="29" w:author="苏 kinng" w:date="2022-10-11T09:45:00Z">
        <w:r w:rsidR="00516393" w:rsidRPr="00280877">
          <w:t>3</w:t>
        </w:r>
        <w:r w:rsidR="00516393" w:rsidRPr="00280877">
          <w:rPr>
            <w:rFonts w:hint="eastAsia"/>
          </w:rPr>
          <w:t>ms</w:t>
        </w:r>
        <w:r w:rsidR="00516393" w:rsidRPr="00280877">
          <w:t xml:space="preserve"> </w:t>
        </w:r>
        <w:r w:rsidR="00516393" w:rsidRPr="00280877">
          <w:rPr>
            <w:rFonts w:hint="eastAsia"/>
          </w:rPr>
          <w:t>，但是其本身的采样周期为</w:t>
        </w:r>
        <w:r w:rsidR="00516393" w:rsidRPr="00280877">
          <w:t xml:space="preserve"> 1</w:t>
        </w:r>
        <w:r w:rsidR="00516393" w:rsidRPr="00280877">
          <w:rPr>
            <w:rFonts w:hint="eastAsia"/>
          </w:rPr>
          <w:t>s</w:t>
        </w:r>
        <w:r w:rsidR="00516393" w:rsidRPr="00280877">
          <w:t xml:space="preserve"> ,</w:t>
        </w:r>
        <w:r w:rsidR="00516393" w:rsidRPr="00280877">
          <w:rPr>
            <w:rFonts w:hint="eastAsia"/>
          </w:rPr>
          <w:t>因此在本课程设计中最短</w:t>
        </w:r>
      </w:ins>
      <w:ins w:id="30" w:author="苏 kinng" w:date="2022-10-11T09:46:00Z">
        <w:r w:rsidR="00516393" w:rsidRPr="00280877">
          <w:rPr>
            <w:rFonts w:hint="eastAsia"/>
          </w:rPr>
          <w:t>记录周期为设置的等待清除缓存区</w:t>
        </w:r>
      </w:ins>
      <w:ins w:id="31" w:author="苏 kinng" w:date="2022-10-11T09:47:00Z">
        <w:r w:rsidR="00516393" w:rsidRPr="00280877">
          <w:rPr>
            <w:rFonts w:hint="eastAsia"/>
          </w:rPr>
          <w:t>时间加上</w:t>
        </w:r>
        <w:r w:rsidR="00516393" w:rsidRPr="00280877">
          <w:t xml:space="preserve"> 1 </w:t>
        </w:r>
        <w:r w:rsidR="00516393" w:rsidRPr="00280877">
          <w:rPr>
            <w:rFonts w:hint="eastAsia"/>
          </w:rPr>
          <w:t>秒。</w:t>
        </w:r>
      </w:ins>
    </w:p>
    <w:p w14:paraId="34EE6AC8" w14:textId="13083DF9" w:rsidR="00A20DE2" w:rsidRPr="00537D4D" w:rsidRDefault="00537D4D" w:rsidP="00537D4D">
      <w:pPr>
        <w:pStyle w:val="ae"/>
        <w:outlineLvl w:val="1"/>
        <w:rPr>
          <w:rFonts w:ascii="黑体" w:hAnsi="黑体"/>
        </w:rPr>
      </w:pPr>
      <w:bookmarkStart w:id="32" w:name="_Toc117506415"/>
      <w:r w:rsidRPr="00537D4D">
        <w:rPr>
          <w:rFonts w:ascii="黑体" w:hAnsi="黑体"/>
        </w:rPr>
        <w:t>3.3 TFT</w:t>
      </w:r>
      <w:r w:rsidRPr="00537D4D">
        <w:rPr>
          <w:rFonts w:ascii="黑体" w:hAnsi="黑体" w:hint="eastAsia"/>
        </w:rPr>
        <w:t xml:space="preserve"> </w:t>
      </w:r>
      <w:r w:rsidRPr="00537D4D">
        <w:rPr>
          <w:rFonts w:ascii="黑体" w:hAnsi="黑体"/>
        </w:rPr>
        <w:t>显示屏</w:t>
      </w:r>
      <w:bookmarkEnd w:id="32"/>
    </w:p>
    <w:p w14:paraId="39834429" w14:textId="77777777" w:rsidR="00A20DE2" w:rsidRPr="00537D4D" w:rsidRDefault="00000000" w:rsidP="00537D4D">
      <w:pPr>
        <w:pStyle w:val="a5"/>
        <w:ind w:firstLine="480"/>
      </w:pPr>
      <w:r w:rsidRPr="00537D4D">
        <w:rPr>
          <w:noProof/>
        </w:rPr>
        <w:drawing>
          <wp:anchor distT="0" distB="0" distL="114300" distR="114300" simplePos="0" relativeHeight="251682304" behindDoc="0" locked="0" layoutInCell="1" allowOverlap="1" wp14:anchorId="39365AB7" wp14:editId="33DF5E85">
            <wp:simplePos x="0" y="0"/>
            <wp:positionH relativeFrom="column">
              <wp:posOffset>368935</wp:posOffset>
            </wp:positionH>
            <wp:positionV relativeFrom="paragraph">
              <wp:posOffset>1689100</wp:posOffset>
            </wp:positionV>
            <wp:extent cx="2091055" cy="1851660"/>
            <wp:effectExtent l="0" t="0" r="4445" b="1524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extLst>
                        <a:ext uri="{28A0092B-C50C-407E-A947-70E740481C1C}">
                          <a14:useLocalDpi xmlns:a14="http://schemas.microsoft.com/office/drawing/2010/main" val="0"/>
                        </a:ext>
                      </a:extLst>
                    </a:blip>
                    <a:srcRect l="8470" t="9265" r="1261" b="10800"/>
                    <a:stretch>
                      <a:fillRect/>
                    </a:stretch>
                  </pic:blipFill>
                  <pic:spPr>
                    <a:xfrm>
                      <a:off x="0" y="0"/>
                      <a:ext cx="2091055" cy="1851660"/>
                    </a:xfrm>
                    <a:prstGeom prst="rect">
                      <a:avLst/>
                    </a:prstGeom>
                  </pic:spPr>
                </pic:pic>
              </a:graphicData>
            </a:graphic>
          </wp:anchor>
        </w:drawing>
      </w:r>
      <w:r w:rsidRPr="00537D4D">
        <w:t>TFT(Thin Film Transistor)即薄膜场效应晶体管，它可以对屏幕上的各个独立的像素进行控制，这样可以大大提高反应时间。一般TFT的反应时间比较快，约80毫秒，而且可视角度大，一般可达到130度左右</w:t>
      </w:r>
      <w:r w:rsidRPr="00537D4D">
        <w:rPr>
          <w:rFonts w:hint="eastAsia"/>
        </w:rPr>
        <w:t>，</w:t>
      </w:r>
      <w:r w:rsidRPr="00537D4D">
        <w:t>从而可以做到高速度、高亮度、高对比度显示屏幕信息。TFT属于有源矩阵液晶显示器，在技术上采用了“主动式矩阵”的方式来驱动，方法是利用薄膜技术所</w:t>
      </w:r>
      <w:r w:rsidRPr="00537D4D">
        <w:rPr>
          <w:rFonts w:hint="eastAsia"/>
        </w:rPr>
        <w:t>制作</w:t>
      </w:r>
      <w:r w:rsidRPr="00537D4D">
        <w:t>成的电晶体电极，利用扫描的方法主动控制任意一个显示点的开与关，光源照射时先通过下偏光板向上透出，借助液晶分子传导光线</w:t>
      </w:r>
      <w:r w:rsidRPr="00537D4D">
        <w:rPr>
          <w:rFonts w:hint="eastAsia"/>
        </w:rPr>
        <w:t>，通过遮光和透光来达到显示的目的</w:t>
      </w:r>
      <w:r w:rsidRPr="00537D4D">
        <w:rPr>
          <w:rFonts w:hint="eastAsia"/>
          <w:vertAlign w:val="superscript"/>
        </w:rPr>
        <w:t>[</w:t>
      </w:r>
      <w:r w:rsidRPr="00537D4D">
        <w:rPr>
          <w:vertAlign w:val="superscript"/>
        </w:rPr>
        <w:t>4]</w:t>
      </w:r>
      <w:r w:rsidRPr="00537D4D">
        <w:rPr>
          <w:rFonts w:hint="eastAsia"/>
        </w:rPr>
        <w:t>。</w:t>
      </w:r>
    </w:p>
    <w:p w14:paraId="7BDABA00" w14:textId="77777777" w:rsidR="00A20DE2" w:rsidRDefault="00000000">
      <w:pPr>
        <w:pStyle w:val="a5"/>
        <w:ind w:firstLine="480"/>
        <w:rPr>
          <w:del w:id="33" w:author="Administrator" w:date="2022-10-11T08:48:00Z"/>
          <w:spacing w:val="-32"/>
        </w:rPr>
      </w:pPr>
      <w:r>
        <w:rPr>
          <w:rFonts w:hint="eastAsia"/>
          <w:noProof/>
        </w:rPr>
        <w:drawing>
          <wp:anchor distT="0" distB="0" distL="114300" distR="114300" simplePos="0" relativeHeight="251670016" behindDoc="0" locked="0" layoutInCell="1" allowOverlap="1" wp14:anchorId="24825BDE" wp14:editId="40FFFF12">
            <wp:simplePos x="0" y="0"/>
            <wp:positionH relativeFrom="column">
              <wp:posOffset>2967355</wp:posOffset>
            </wp:positionH>
            <wp:positionV relativeFrom="paragraph">
              <wp:posOffset>-382905</wp:posOffset>
            </wp:positionV>
            <wp:extent cx="1624965" cy="2443480"/>
            <wp:effectExtent l="0" t="0" r="13970" b="1333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1624965" cy="2443480"/>
                    </a:xfrm>
                    <a:prstGeom prst="rect">
                      <a:avLst/>
                    </a:prstGeom>
                  </pic:spPr>
                </pic:pic>
              </a:graphicData>
            </a:graphic>
          </wp:anchor>
        </w:drawing>
      </w:r>
    </w:p>
    <w:p w14:paraId="5971CDF4" w14:textId="29A22DF0" w:rsidR="00A20DE2" w:rsidRDefault="00000000" w:rsidP="00537D4D">
      <w:pPr>
        <w:pStyle w:val="a5"/>
        <w:ind w:firstLine="416"/>
        <w:jc w:val="center"/>
        <w:rPr>
          <w:spacing w:val="-11"/>
        </w:rPr>
      </w:pPr>
      <w:r>
        <w:rPr>
          <w:spacing w:val="-32"/>
        </w:rPr>
        <w:t>图</w:t>
      </w:r>
      <w:r>
        <w:t>6.</w:t>
      </w:r>
      <w:r w:rsidR="00425E60">
        <w:t xml:space="preserve"> </w:t>
      </w:r>
      <w:r>
        <w:t>TFT</w:t>
      </w:r>
      <w:r>
        <w:rPr>
          <w:spacing w:val="-11"/>
        </w:rPr>
        <w:t xml:space="preserve"> 显示屏</w:t>
      </w:r>
      <w:r>
        <w:rPr>
          <w:rFonts w:hint="eastAsia"/>
          <w:spacing w:val="-11"/>
        </w:rPr>
        <w:t>实物及尺寸和引脚示意图</w:t>
      </w:r>
    </w:p>
    <w:p w14:paraId="7DF6DCCF" w14:textId="69E0F2DD" w:rsidR="00A20DE2" w:rsidRDefault="00000000" w:rsidP="00537D4D">
      <w:pPr>
        <w:pStyle w:val="a5"/>
        <w:ind w:firstLine="480"/>
      </w:pPr>
      <w:ins w:id="34" w:author="Administrator" w:date="2022-10-11T08:51:00Z">
        <w:r>
          <w:rPr>
            <w:rFonts w:hint="eastAsia"/>
          </w:rPr>
          <w:t>图</w:t>
        </w:r>
        <w:r>
          <w:t>6</w:t>
        </w:r>
        <w:r>
          <w:rPr>
            <w:rFonts w:hint="eastAsia"/>
          </w:rPr>
          <w:t>为</w:t>
        </w:r>
        <w:r>
          <w:t>TFT</w:t>
        </w:r>
        <w:r>
          <w:rPr>
            <w:rFonts w:hint="eastAsia"/>
          </w:rPr>
          <w:t>显示屏的实物图</w:t>
        </w:r>
      </w:ins>
      <w:ins w:id="35" w:author="苏 kinng" w:date="2022-10-11T09:24:00Z">
        <w:r w:rsidR="00A02239">
          <w:rPr>
            <w:rFonts w:hint="eastAsia"/>
          </w:rPr>
          <w:t>和</w:t>
        </w:r>
      </w:ins>
      <w:ins w:id="36" w:author="Administrator" w:date="2022-10-11T08:51:00Z">
        <w:del w:id="37" w:author="苏 kinng" w:date="2022-10-11T09:24:00Z">
          <w:r w:rsidDel="00A02239">
            <w:rPr>
              <w:rFonts w:hint="eastAsia"/>
            </w:rPr>
            <w:delText>好</w:delText>
          </w:r>
        </w:del>
        <w:r>
          <w:rPr>
            <w:rFonts w:hint="eastAsia"/>
          </w:rPr>
          <w:t>引脚定义示意图，</w:t>
        </w:r>
      </w:ins>
      <w:r>
        <w:rPr>
          <w:rFonts w:hint="eastAsia"/>
        </w:rPr>
        <w:t>从引脚图上可以看到，T</w:t>
      </w:r>
      <w:r>
        <w:t xml:space="preserve">FT </w:t>
      </w:r>
      <w:r>
        <w:rPr>
          <w:rFonts w:hint="eastAsia"/>
        </w:rPr>
        <w:t xml:space="preserve">屏幕有着两个需要电源的引脚，为 </w:t>
      </w:r>
      <w:r>
        <w:t xml:space="preserve">VCC </w:t>
      </w:r>
      <w:r>
        <w:rPr>
          <w:rFonts w:hint="eastAsia"/>
        </w:rPr>
        <w:t xml:space="preserve">和 </w:t>
      </w:r>
      <w:r>
        <w:t xml:space="preserve">LED </w:t>
      </w:r>
      <w:r>
        <w:rPr>
          <w:rFonts w:hint="eastAsia"/>
        </w:rPr>
        <w:t xml:space="preserve">，一个是供电引脚，一个是背光引脚，加上传感器所需要的一个电源引脚，正好是 </w:t>
      </w:r>
      <w:r>
        <w:t xml:space="preserve">ESP8266 </w:t>
      </w:r>
      <w:r>
        <w:rPr>
          <w:rFonts w:hint="eastAsia"/>
        </w:rPr>
        <w:t xml:space="preserve">所拥有的 </w:t>
      </w:r>
      <w:r>
        <w:t xml:space="preserve">3.3V </w:t>
      </w:r>
      <w:r>
        <w:rPr>
          <w:rFonts w:hint="eastAsia"/>
        </w:rPr>
        <w:t xml:space="preserve">电源脚的数量，这也是本次采用此开发板的原因之一。 </w:t>
      </w:r>
      <w:r>
        <w:t xml:space="preserve">SCK </w:t>
      </w:r>
      <w:r>
        <w:rPr>
          <w:rFonts w:hint="eastAsia"/>
        </w:rPr>
        <w:t>为总线时钟信号、S</w:t>
      </w:r>
      <w:r>
        <w:t xml:space="preserve">DA </w:t>
      </w:r>
      <w:r>
        <w:rPr>
          <w:rFonts w:hint="eastAsia"/>
        </w:rPr>
        <w:t>为总线写数据信号、A</w:t>
      </w:r>
      <w:r>
        <w:t xml:space="preserve">0 </w:t>
      </w:r>
      <w:r>
        <w:rPr>
          <w:rFonts w:hint="eastAsia"/>
        </w:rPr>
        <w:t>为液晶屏寄存器与数据选择信号，本次课程设计中设为低电平，选择数据信号，R</w:t>
      </w:r>
      <w:r>
        <w:t xml:space="preserve">ESET </w:t>
      </w:r>
      <w:r>
        <w:rPr>
          <w:rFonts w:hint="eastAsia"/>
        </w:rPr>
        <w:t>为重置信号，低电平复位、C</w:t>
      </w:r>
      <w:r>
        <w:t>S</w:t>
      </w:r>
      <w:r>
        <w:rPr>
          <w:rFonts w:hint="eastAsia"/>
        </w:rPr>
        <w:t>为片选信号，低电平使能，G</w:t>
      </w:r>
      <w:r>
        <w:t xml:space="preserve">ND </w:t>
      </w:r>
      <w:r>
        <w:rPr>
          <w:rFonts w:hint="eastAsia"/>
        </w:rPr>
        <w:t>为接地引脚。</w:t>
      </w:r>
    </w:p>
    <w:p w14:paraId="0281E2DF" w14:textId="5F031220" w:rsidR="00A20DE2" w:rsidRDefault="00000000" w:rsidP="00537D4D">
      <w:pPr>
        <w:pStyle w:val="a5"/>
        <w:ind w:firstLine="480"/>
      </w:pPr>
      <w:r>
        <w:rPr>
          <w:rFonts w:hint="eastAsia"/>
        </w:rPr>
        <w:t>对于本次课程设计，由于在屏幕上显示温湿度两条曲线需要不同的颜色区分，而且相较于普通的</w:t>
      </w:r>
      <w:r>
        <w:t xml:space="preserve"> OLED </w:t>
      </w:r>
      <w:r>
        <w:rPr>
          <w:rFonts w:hint="eastAsia"/>
        </w:rPr>
        <w:t>显示屏来说 T</w:t>
      </w:r>
      <w:r>
        <w:t xml:space="preserve">FT </w:t>
      </w:r>
      <w:r>
        <w:rPr>
          <w:rFonts w:hint="eastAsia"/>
        </w:rPr>
        <w:t xml:space="preserve">屏幕可以显示更多的内容且更加清楚，所以采用了 </w:t>
      </w:r>
      <w:r>
        <w:t>1.8</w:t>
      </w:r>
      <w:r>
        <w:rPr>
          <w:rFonts w:hint="eastAsia"/>
        </w:rPr>
        <w:t>寸</w:t>
      </w:r>
      <w:r>
        <w:t xml:space="preserve">TFT </w:t>
      </w:r>
      <w:r>
        <w:rPr>
          <w:rFonts w:hint="eastAsia"/>
        </w:rPr>
        <w:t>屏幕来满足需求。</w:t>
      </w:r>
    </w:p>
    <w:p w14:paraId="13DB353D" w14:textId="2793408A" w:rsidR="00537D4D" w:rsidRDefault="00537D4D" w:rsidP="00537D4D">
      <w:pPr>
        <w:pStyle w:val="a5"/>
        <w:ind w:firstLine="480"/>
      </w:pPr>
    </w:p>
    <w:p w14:paraId="571FB743" w14:textId="77777777" w:rsidR="00537D4D" w:rsidRDefault="00537D4D" w:rsidP="00537D4D">
      <w:pPr>
        <w:pStyle w:val="a5"/>
        <w:ind w:firstLine="480"/>
      </w:pPr>
    </w:p>
    <w:p w14:paraId="4BE92741" w14:textId="350105D5" w:rsidR="00A20DE2" w:rsidRPr="00164F7F" w:rsidRDefault="00164F7F" w:rsidP="00164F7F">
      <w:pPr>
        <w:pStyle w:val="ae"/>
        <w:outlineLvl w:val="0"/>
        <w:rPr>
          <w:rFonts w:ascii="黑体" w:hAnsi="黑体"/>
          <w:sz w:val="28"/>
          <w:szCs w:val="28"/>
        </w:rPr>
      </w:pPr>
      <w:bookmarkStart w:id="38" w:name="_Toc117506416"/>
      <w:r w:rsidRPr="00164F7F">
        <w:rPr>
          <w:rFonts w:ascii="黑体" w:hAnsi="黑体" w:hint="eastAsia"/>
          <w:sz w:val="28"/>
          <w:szCs w:val="28"/>
        </w:rPr>
        <w:lastRenderedPageBreak/>
        <w:t>4</w:t>
      </w:r>
      <w:r w:rsidR="000B6F81">
        <w:rPr>
          <w:rFonts w:ascii="黑体" w:hAnsi="黑体" w:hint="eastAsia"/>
          <w:sz w:val="28"/>
          <w:szCs w:val="28"/>
        </w:rPr>
        <w:t>.</w:t>
      </w:r>
      <w:r w:rsidR="000B6F81">
        <w:rPr>
          <w:rFonts w:ascii="黑体" w:hAnsi="黑体"/>
          <w:sz w:val="28"/>
          <w:szCs w:val="28"/>
        </w:rPr>
        <w:t xml:space="preserve"> </w:t>
      </w:r>
      <w:r w:rsidRPr="00164F7F">
        <w:rPr>
          <w:rFonts w:ascii="黑体" w:hAnsi="黑体" w:hint="eastAsia"/>
          <w:sz w:val="28"/>
          <w:szCs w:val="28"/>
        </w:rPr>
        <w:t>软件设计</w:t>
      </w:r>
      <w:bookmarkEnd w:id="38"/>
    </w:p>
    <w:p w14:paraId="4A93C2D4" w14:textId="4373E8E2" w:rsidR="00A20DE2" w:rsidRPr="00537D4D" w:rsidRDefault="00537D4D" w:rsidP="00537D4D">
      <w:pPr>
        <w:pStyle w:val="ae"/>
        <w:outlineLvl w:val="1"/>
        <w:rPr>
          <w:rFonts w:ascii="黑体" w:hAnsi="黑体"/>
        </w:rPr>
      </w:pPr>
      <w:bookmarkStart w:id="39" w:name="_Toc117506417"/>
      <w:r w:rsidRPr="00537D4D">
        <w:rPr>
          <w:rFonts w:ascii="黑体" w:hAnsi="黑体"/>
        </w:rPr>
        <w:t>4.1 Arduino IDE 程序</w:t>
      </w:r>
      <w:bookmarkEnd w:id="39"/>
    </w:p>
    <w:p w14:paraId="21A6242C" w14:textId="77777777" w:rsidR="00A20DE2" w:rsidRDefault="00000000" w:rsidP="00537D4D">
      <w:pPr>
        <w:pStyle w:val="a5"/>
        <w:ind w:firstLine="480"/>
      </w:pPr>
      <w:r>
        <w:rPr>
          <w:noProof/>
        </w:rPr>
        <w:drawing>
          <wp:anchor distT="0" distB="0" distL="0" distR="0" simplePos="0" relativeHeight="251639296" behindDoc="0" locked="0" layoutInCell="1" allowOverlap="1" wp14:anchorId="1FB4A7E5" wp14:editId="19111FDC">
            <wp:simplePos x="0" y="0"/>
            <wp:positionH relativeFrom="page">
              <wp:posOffset>2611755</wp:posOffset>
            </wp:positionH>
            <wp:positionV relativeFrom="paragraph">
              <wp:posOffset>1858183</wp:posOffset>
            </wp:positionV>
            <wp:extent cx="2354580" cy="2299970"/>
            <wp:effectExtent l="0" t="0" r="7620" b="5080"/>
            <wp:wrapTopAndBottom/>
            <wp:docPr id="11" name="image7.png" descr="C:\Users\1\AppData\Roaming\Tencent\Users\2179683052\QQ\WinTemp\RichOle\G(5P)_64}G2[J1XV{T~1`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png" descr="C:\Users\1\AppData\Roaming\Tencent\Users\2179683052\QQ\WinTemp\RichOle\G(5P)_64}G2[J1XV{T~1`BP.png"/>
                    <pic:cNvPicPr>
                      <a:picLocks noChangeAspect="1"/>
                    </pic:cNvPicPr>
                  </pic:nvPicPr>
                  <pic:blipFill>
                    <a:blip r:embed="rId14" cstate="print"/>
                    <a:stretch>
                      <a:fillRect/>
                    </a:stretch>
                  </pic:blipFill>
                  <pic:spPr>
                    <a:xfrm>
                      <a:off x="0" y="0"/>
                      <a:ext cx="2354580" cy="2299970"/>
                    </a:xfrm>
                    <a:prstGeom prst="rect">
                      <a:avLst/>
                    </a:prstGeom>
                  </pic:spPr>
                </pic:pic>
              </a:graphicData>
            </a:graphic>
          </wp:anchor>
        </w:drawing>
      </w:r>
      <w:r>
        <w:t>Arduino 系统的单片机和本次课程设计所</w:t>
      </w:r>
      <w:r>
        <w:rPr>
          <w:rFonts w:hint="eastAsia"/>
        </w:rPr>
        <w:t xml:space="preserve">使用的 </w:t>
      </w:r>
      <w:r>
        <w:t>ESP8266-NodeMCU 开发板在编程实现</w:t>
      </w:r>
      <w:r>
        <w:rPr>
          <w:rFonts w:hint="eastAsia"/>
        </w:rPr>
        <w:t>功能的时候需要使用到 Arduino</w:t>
      </w:r>
      <w:r>
        <w:t xml:space="preserve"> IDE 软件作为编程编译以及烧录的平台</w:t>
      </w:r>
      <w:ins w:id="40" w:author="Administrator" w:date="2022-10-11T08:52:00Z">
        <w:r>
          <w:rPr>
            <w:rFonts w:hint="eastAsia"/>
          </w:rPr>
          <w:t>，如图7所示为</w:t>
        </w:r>
        <w:r>
          <w:t>Arduino IDE 1.8.12</w:t>
        </w:r>
        <w:r>
          <w:rPr>
            <w:spacing w:val="-15"/>
          </w:rPr>
          <w:t xml:space="preserve"> 开发界面</w:t>
        </w:r>
      </w:ins>
      <w:r>
        <w:t xml:space="preserve">。Arduino IDE </w:t>
      </w:r>
      <w:r>
        <w:rPr>
          <w:rFonts w:hint="eastAsia"/>
        </w:rPr>
        <w:t>可以一键编译烧录，查看串口监视器，还有大量的库函数可以被查询以及下载调用，极大的方便了初学者的上手过程。在本次课程设计中也采用了多个库函数来简化流程，降低了学习成本。</w:t>
      </w:r>
      <w:r>
        <w:t>代码见附录。Arduino 语言是建立在 C/C++基础上的，以 Setup() 开头，Loop</w:t>
      </w:r>
      <w:r>
        <w:rPr>
          <w:rFonts w:hint="eastAsia"/>
        </w:rPr>
        <w:t>(</w:t>
      </w:r>
      <w:r>
        <w:t>) 循环作为主体的一个程序构架。Setup() 用来初始化变量、</w:t>
      </w:r>
      <w:r>
        <w:rPr>
          <w:rFonts w:hint="eastAsia"/>
        </w:rPr>
        <w:t>调整</w:t>
      </w:r>
      <w:r>
        <w:t>管脚</w:t>
      </w:r>
      <w:r>
        <w:rPr>
          <w:rFonts w:hint="eastAsia"/>
        </w:rPr>
        <w:t>输入输出</w:t>
      </w:r>
      <w:r>
        <w:t>模式、</w:t>
      </w:r>
      <w:r>
        <w:rPr>
          <w:rFonts w:hint="eastAsia"/>
        </w:rPr>
        <w:t>设置</w:t>
      </w:r>
      <w:r>
        <w:t>串口等，此部分只运行一次。Loop() 部分为循环函数，函数内的语句反复执行，为程序主体部分。</w:t>
      </w:r>
    </w:p>
    <w:p w14:paraId="7DC667B3" w14:textId="3C12B70E" w:rsidR="00A20DE2" w:rsidRDefault="00000000">
      <w:pPr>
        <w:pStyle w:val="a5"/>
        <w:spacing w:before="18"/>
        <w:ind w:left="2055" w:right="1832" w:firstLine="416"/>
        <w:jc w:val="center"/>
      </w:pPr>
      <w:r>
        <w:rPr>
          <w:spacing w:val="-32"/>
        </w:rPr>
        <w:t>图</w:t>
      </w:r>
      <w:r>
        <w:t>7.</w:t>
      </w:r>
      <w:r w:rsidR="00425E60">
        <w:t xml:space="preserve"> </w:t>
      </w:r>
      <w:r>
        <w:t>Arduino IDE 1.8.12</w:t>
      </w:r>
      <w:r>
        <w:rPr>
          <w:spacing w:val="-15"/>
        </w:rPr>
        <w:t xml:space="preserve"> 开发界面</w:t>
      </w:r>
    </w:p>
    <w:p w14:paraId="3F853550" w14:textId="5743E471" w:rsidR="00A20DE2" w:rsidRPr="00537D4D" w:rsidRDefault="00537D4D" w:rsidP="00537D4D">
      <w:pPr>
        <w:pStyle w:val="ae"/>
        <w:outlineLvl w:val="1"/>
        <w:rPr>
          <w:rFonts w:ascii="黑体" w:hAnsi="黑体"/>
        </w:rPr>
      </w:pPr>
      <w:bookmarkStart w:id="41" w:name="_Toc117506418"/>
      <w:r w:rsidRPr="00537D4D">
        <w:rPr>
          <w:rFonts w:ascii="黑体" w:hAnsi="黑体"/>
        </w:rPr>
        <w:t>4.</w:t>
      </w:r>
      <w:r>
        <w:rPr>
          <w:rFonts w:ascii="黑体" w:hAnsi="黑体"/>
        </w:rPr>
        <w:t>2</w:t>
      </w:r>
      <w:r w:rsidRPr="00537D4D">
        <w:rPr>
          <w:rFonts w:ascii="黑体" w:hAnsi="黑体"/>
        </w:rPr>
        <w:t xml:space="preserve"> L</w:t>
      </w:r>
      <w:r w:rsidRPr="00537D4D">
        <w:rPr>
          <w:rFonts w:ascii="黑体" w:hAnsi="黑体" w:hint="eastAsia"/>
        </w:rPr>
        <w:t>ab</w:t>
      </w:r>
      <w:r w:rsidRPr="00537D4D">
        <w:rPr>
          <w:rFonts w:ascii="黑体" w:hAnsi="黑体"/>
        </w:rPr>
        <w:t xml:space="preserve">View </w:t>
      </w:r>
      <w:r w:rsidRPr="00537D4D">
        <w:rPr>
          <w:rFonts w:ascii="黑体" w:hAnsi="黑体" w:hint="eastAsia"/>
        </w:rPr>
        <w:t>软件和 V</w:t>
      </w:r>
      <w:r w:rsidRPr="00537D4D">
        <w:rPr>
          <w:rFonts w:ascii="黑体" w:hAnsi="黑体"/>
        </w:rPr>
        <w:t xml:space="preserve">ISA </w:t>
      </w:r>
      <w:r w:rsidRPr="00537D4D">
        <w:rPr>
          <w:rFonts w:ascii="黑体" w:hAnsi="黑体" w:hint="eastAsia"/>
        </w:rPr>
        <w:t>串口通讯库函数介绍及</w:t>
      </w:r>
      <w:r w:rsidRPr="00537D4D">
        <w:rPr>
          <w:rFonts w:ascii="黑体" w:hAnsi="黑体"/>
        </w:rPr>
        <w:t>程序设计</w:t>
      </w:r>
      <w:bookmarkEnd w:id="41"/>
    </w:p>
    <w:p w14:paraId="745B1E7E" w14:textId="28C9E69B" w:rsidR="00A20DE2" w:rsidRDefault="00000000" w:rsidP="00537D4D">
      <w:pPr>
        <w:pStyle w:val="a5"/>
        <w:ind w:firstLine="480"/>
      </w:pPr>
      <w:r>
        <w:t>LabView(Laboratory Virtual instrument Engineering Workbench)</w:t>
      </w:r>
      <w:ins w:id="42" w:author="苏 kinng" w:date="2022-10-11T09:26:00Z">
        <w:r w:rsidR="00A02239">
          <w:t xml:space="preserve"> </w:t>
        </w:r>
      </w:ins>
      <w:r>
        <w:t>是一种图形化的编程语言的开发环境，它广泛地被工业界、学术界和研究实验室所接受，视为一个标准的数据采集和仪器控制软件。它还内置了便于应用</w:t>
      </w:r>
      <w:ins w:id="43" w:author="苏 kinng" w:date="2022-10-11T09:25:00Z">
        <w:r w:rsidR="00A02239">
          <w:rPr>
            <w:rFonts w:hint="eastAsia"/>
          </w:rPr>
          <w:t xml:space="preserve"> </w:t>
        </w:r>
      </w:ins>
      <w:r>
        <w:t>TCP/IP、ActiveX</w:t>
      </w:r>
      <w:ins w:id="44" w:author="苏 kinng" w:date="2022-10-11T09:25:00Z">
        <w:r w:rsidR="00A02239">
          <w:t xml:space="preserve"> </w:t>
        </w:r>
      </w:ins>
      <w:r>
        <w:t>等软件标准的库函数。它可以增强你构建自己的科学和工程系统的能力，提供了实现仪器编程和数据采集系统的便捷途径。LabView</w:t>
      </w:r>
      <w:ins w:id="45" w:author="苏 kinng" w:date="2022-10-11T09:25:00Z">
        <w:r w:rsidR="00A02239">
          <w:t xml:space="preserve"> </w:t>
        </w:r>
      </w:ins>
      <w:r>
        <w:t>有一个完成任何编程任务的庞大函数库</w:t>
      </w:r>
      <w:r>
        <w:rPr>
          <w:rFonts w:hint="eastAsia"/>
        </w:rPr>
        <w:t>，</w:t>
      </w:r>
      <w:r>
        <w:t>包括数据采集、GPIB、串口控制、数据分析、数据显示及数据存储等等。LabView 也有传统的程序调试工具，如设置断点、以动画方式显示数据及其子程序(子VI)的结果、单步执行等等，便于程序的调试</w:t>
      </w:r>
      <w:r>
        <w:rPr>
          <w:vertAlign w:val="superscript"/>
        </w:rPr>
        <w:t>[5]</w:t>
      </w:r>
      <w:r>
        <w:t>。</w:t>
      </w:r>
      <w:r>
        <w:rPr>
          <w:rFonts w:hint="eastAsia"/>
        </w:rPr>
        <w:t>虚拟仪器</w:t>
      </w:r>
      <w:r>
        <w:t>(virtual instrument)是基于计算机的仪器</w:t>
      </w:r>
      <w:r>
        <w:rPr>
          <w:rFonts w:hint="eastAsia"/>
        </w:rPr>
        <w:t>，</w:t>
      </w:r>
      <w:r>
        <w:t>是</w:t>
      </w:r>
      <w:r>
        <w:rPr>
          <w:rFonts w:hint="eastAsia"/>
        </w:rPr>
        <w:t>指</w:t>
      </w:r>
      <w:r>
        <w:t>将仪器装入计算机。以通用的计算机硬件及操作系统为依托，实现各种仪器功能。</w:t>
      </w:r>
    </w:p>
    <w:p w14:paraId="66ADBF35" w14:textId="13DDEB6E" w:rsidR="00A20DE2" w:rsidRPr="00B61512" w:rsidRDefault="00000000">
      <w:pPr>
        <w:pStyle w:val="a5"/>
        <w:ind w:firstLine="480"/>
        <w:rPr>
          <w:rPrChange w:id="46" w:author="苏 kinng" w:date="2022-10-11T11:04:00Z">
            <w:rPr/>
          </w:rPrChange>
        </w:rPr>
        <w:pPrChange w:id="47" w:author="苏 kinng" w:date="2022-10-11T11:05:00Z">
          <w:pPr>
            <w:pStyle w:val="TOC1"/>
            <w:ind w:firstLineChars="200" w:firstLine="420"/>
          </w:pPr>
        </w:pPrChange>
      </w:pPr>
      <w:r w:rsidRPr="00B61512">
        <w:rPr>
          <w:rPrChange w:id="48" w:author="苏 kinng" w:date="2022-10-11T11:04:00Z">
            <w:rPr/>
          </w:rPrChange>
        </w:rPr>
        <w:t>1993</w:t>
      </w:r>
      <w:r w:rsidRPr="00B61512">
        <w:rPr>
          <w:rFonts w:hint="eastAsia"/>
          <w:rPrChange w:id="49" w:author="苏 kinng" w:date="2022-10-11T11:04:00Z">
            <w:rPr>
              <w:rFonts w:hint="eastAsia"/>
            </w:rPr>
          </w:rPrChange>
        </w:rPr>
        <w:t>年，为了确保多厂商的仪器具有协同工作的能力以及降低包含了多厂商仪器的完整测试系统的开发时间，</w:t>
      </w:r>
      <w:r w:rsidRPr="00B61512">
        <w:rPr>
          <w:rPrChange w:id="50" w:author="苏 kinng" w:date="2022-10-11T11:04:00Z">
            <w:rPr/>
          </w:rPrChange>
        </w:rPr>
        <w:t xml:space="preserve">NI </w:t>
      </w:r>
      <w:r w:rsidRPr="00B61512">
        <w:rPr>
          <w:rFonts w:hint="eastAsia"/>
          <w:rPrChange w:id="51" w:author="苏 kinng" w:date="2022-10-11T11:04:00Z">
            <w:rPr>
              <w:rFonts w:hint="eastAsia"/>
            </w:rPr>
          </w:rPrChange>
        </w:rPr>
        <w:t>联合许多大公司开发出来了虚拟仪器软件架构</w:t>
      </w:r>
      <w:r w:rsidRPr="00B61512">
        <w:rPr>
          <w:rPrChange w:id="52" w:author="苏 kinng" w:date="2022-10-11T11:04:00Z">
            <w:rPr/>
          </w:rPrChange>
        </w:rPr>
        <w:t xml:space="preserve"> VISA ( Virtual Instruments Software Architecture)</w:t>
      </w:r>
      <w:r w:rsidRPr="00B61512">
        <w:rPr>
          <w:rFonts w:hint="eastAsia"/>
          <w:rPrChange w:id="53" w:author="苏 kinng" w:date="2022-10-11T11:04:00Z">
            <w:rPr>
              <w:rFonts w:hint="eastAsia"/>
            </w:rPr>
          </w:rPrChange>
        </w:rPr>
        <w:t>。随着</w:t>
      </w:r>
      <w:ins w:id="54" w:author="苏 kinng" w:date="2022-10-11T09:26:00Z">
        <w:r w:rsidR="00A02239" w:rsidRPr="00B61512">
          <w:rPr>
            <w:rPrChange w:id="55" w:author="苏 kinng" w:date="2022-10-11T11:04:00Z">
              <w:rPr/>
            </w:rPrChange>
          </w:rPr>
          <w:t xml:space="preserve"> </w:t>
        </w:r>
      </w:ins>
      <w:r w:rsidRPr="00B61512">
        <w:rPr>
          <w:rPrChange w:id="56" w:author="苏 kinng" w:date="2022-10-11T11:04:00Z">
            <w:rPr/>
          </w:rPrChange>
        </w:rPr>
        <w:t xml:space="preserve">VISA </w:t>
      </w:r>
      <w:r w:rsidRPr="00B61512">
        <w:rPr>
          <w:rFonts w:hint="eastAsia"/>
          <w:rPrChange w:id="57" w:author="苏 kinng" w:date="2022-10-11T11:04:00Z">
            <w:rPr>
              <w:rFonts w:hint="eastAsia"/>
            </w:rPr>
          </w:rPrChange>
        </w:rPr>
        <w:t>的出现，使得一套仪器控制程序适用于种硬件接口成为可能，通过调用相同的</w:t>
      </w:r>
      <w:ins w:id="58" w:author="苏 kinng" w:date="2022-10-11T09:26:00Z">
        <w:r w:rsidR="00A02239" w:rsidRPr="00B61512">
          <w:rPr>
            <w:rPrChange w:id="59" w:author="苏 kinng" w:date="2022-10-11T11:04:00Z">
              <w:rPr/>
            </w:rPrChange>
          </w:rPr>
          <w:t xml:space="preserve"> </w:t>
        </w:r>
      </w:ins>
      <w:r w:rsidRPr="00B61512">
        <w:rPr>
          <w:rPrChange w:id="60" w:author="苏 kinng" w:date="2022-10-11T11:04:00Z">
            <w:rPr/>
          </w:rPrChange>
        </w:rPr>
        <w:t>VISA</w:t>
      </w:r>
      <w:ins w:id="61" w:author="苏 kinng" w:date="2022-10-11T09:26:00Z">
        <w:r w:rsidR="00A02239" w:rsidRPr="00B61512">
          <w:rPr>
            <w:rPrChange w:id="62" w:author="苏 kinng" w:date="2022-10-11T11:04:00Z">
              <w:rPr/>
            </w:rPrChange>
          </w:rPr>
          <w:t xml:space="preserve"> </w:t>
        </w:r>
      </w:ins>
      <w:r w:rsidRPr="00B61512">
        <w:rPr>
          <w:rFonts w:hint="eastAsia"/>
          <w:rPrChange w:id="63" w:author="苏 kinng" w:date="2022-10-11T11:04:00Z">
            <w:rPr>
              <w:rFonts w:hint="eastAsia"/>
            </w:rPr>
          </w:rPrChange>
        </w:rPr>
        <w:t>库函数并配置不同的设备参数，就可以编写控制各种</w:t>
      </w:r>
      <w:r w:rsidRPr="00B61512">
        <w:rPr>
          <w:rPrChange w:id="64" w:author="苏 kinng" w:date="2022-10-11T11:04:00Z">
            <w:rPr/>
          </w:rPrChange>
        </w:rPr>
        <w:t xml:space="preserve"> I/O </w:t>
      </w:r>
      <w:r w:rsidRPr="00B61512">
        <w:rPr>
          <w:rFonts w:hint="eastAsia"/>
          <w:rPrChange w:id="65" w:author="苏 kinng" w:date="2022-10-11T11:04:00Z">
            <w:rPr>
              <w:rFonts w:hint="eastAsia"/>
            </w:rPr>
          </w:rPrChange>
        </w:rPr>
        <w:t>接口仪器的通用程序</w:t>
      </w:r>
      <w:r w:rsidRPr="00B61512">
        <w:rPr>
          <w:rFonts w:hint="eastAsia"/>
          <w:spacing w:val="-4"/>
          <w:rPrChange w:id="66" w:author="苏 kinng" w:date="2022-10-11T11:04:00Z">
            <w:rPr>
              <w:rFonts w:hint="eastAsia"/>
              <w:spacing w:val="-4"/>
            </w:rPr>
          </w:rPrChange>
        </w:rPr>
        <w:t>，具有</w:t>
      </w:r>
      <w:r w:rsidRPr="00B61512">
        <w:rPr>
          <w:rFonts w:hint="eastAsia"/>
          <w:rPrChange w:id="67" w:author="苏 kinng" w:date="2022-10-11T11:04:00Z">
            <w:rPr>
              <w:rFonts w:hint="eastAsia"/>
            </w:rPr>
          </w:rPrChange>
        </w:rPr>
        <w:t>很好的兼容性、拓展性和独立性。由于</w:t>
      </w:r>
      <w:r w:rsidRPr="00B61512">
        <w:rPr>
          <w:rPrChange w:id="68" w:author="苏 kinng" w:date="2022-10-11T11:04:00Z">
            <w:rPr/>
          </w:rPrChange>
        </w:rPr>
        <w:t xml:space="preserve"> NI </w:t>
      </w:r>
      <w:proofErr w:type="gramStart"/>
      <w:r w:rsidRPr="00B61512">
        <w:rPr>
          <w:rFonts w:hint="eastAsia"/>
          <w:rPrChange w:id="69" w:author="苏 kinng" w:date="2022-10-11T11:04:00Z">
            <w:rPr>
              <w:rFonts w:hint="eastAsia"/>
            </w:rPr>
          </w:rPrChange>
        </w:rPr>
        <w:t>官网提供</w:t>
      </w:r>
      <w:proofErr w:type="gramEnd"/>
      <w:r w:rsidRPr="00B61512">
        <w:rPr>
          <w:rFonts w:hint="eastAsia"/>
          <w:rPrChange w:id="70" w:author="苏 kinng" w:date="2022-10-11T11:04:00Z">
            <w:rPr>
              <w:rFonts w:hint="eastAsia"/>
            </w:rPr>
          </w:rPrChange>
        </w:rPr>
        <w:t>给用户方便的库函数管理器</w:t>
      </w:r>
      <w:r w:rsidRPr="00B61512">
        <w:rPr>
          <w:rPrChange w:id="71" w:author="苏 kinng" w:date="2022-10-11T11:04:00Z">
            <w:rPr/>
          </w:rPrChange>
        </w:rPr>
        <w:t>( NI Package Manager)</w:t>
      </w:r>
      <w:r w:rsidRPr="00B61512">
        <w:rPr>
          <w:rFonts w:hint="eastAsia"/>
          <w:rPrChange w:id="72" w:author="苏 kinng" w:date="2022-10-11T11:04:00Z">
            <w:rPr>
              <w:rFonts w:hint="eastAsia"/>
            </w:rPr>
          </w:rPrChange>
        </w:rPr>
        <w:t>以及下载支持，所以用户可以很容易的</w:t>
      </w:r>
      <w:proofErr w:type="gramStart"/>
      <w:r w:rsidRPr="00B61512">
        <w:rPr>
          <w:rFonts w:hint="eastAsia"/>
          <w:rPrChange w:id="73" w:author="苏 kinng" w:date="2022-10-11T11:04:00Z">
            <w:rPr>
              <w:rFonts w:hint="eastAsia"/>
            </w:rPr>
          </w:rPrChange>
        </w:rPr>
        <w:t>从官网下载</w:t>
      </w:r>
      <w:proofErr w:type="gramEnd"/>
      <w:r w:rsidRPr="00B61512">
        <w:rPr>
          <w:rFonts w:hint="eastAsia"/>
          <w:rPrChange w:id="74" w:author="苏 kinng" w:date="2022-10-11T11:04:00Z">
            <w:rPr>
              <w:rFonts w:hint="eastAsia"/>
            </w:rPr>
          </w:rPrChange>
        </w:rPr>
        <w:t>安装</w:t>
      </w:r>
      <w:r w:rsidRPr="00B61512">
        <w:rPr>
          <w:rPrChange w:id="75" w:author="苏 kinng" w:date="2022-10-11T11:04:00Z">
            <w:rPr/>
          </w:rPrChange>
        </w:rPr>
        <w:t xml:space="preserve"> VISA </w:t>
      </w:r>
      <w:r w:rsidRPr="00B61512">
        <w:rPr>
          <w:rFonts w:hint="eastAsia"/>
          <w:rPrChange w:id="76" w:author="苏 kinng" w:date="2022-10-11T11:04:00Z">
            <w:rPr>
              <w:rFonts w:hint="eastAsia"/>
            </w:rPr>
          </w:rPrChange>
        </w:rPr>
        <w:t>库函数以便使用</w:t>
      </w:r>
      <w:r w:rsidRPr="00B61512">
        <w:rPr>
          <w:rPrChange w:id="77" w:author="苏 kinng" w:date="2022-10-11T11:04:00Z">
            <w:rPr/>
          </w:rPrChange>
        </w:rPr>
        <w:t>(</w:t>
      </w:r>
      <w:ins w:id="78" w:author="苏 kinng" w:date="2022-10-11T10:56:00Z">
        <w:r w:rsidR="00DD098B" w:rsidRPr="00B61512">
          <w:rPr>
            <w:rFonts w:hint="eastAsia"/>
            <w:rPrChange w:id="79" w:author="苏 kinng" w:date="2022-10-11T11:04:00Z">
              <w:rPr>
                <w:rFonts w:hint="eastAsia"/>
              </w:rPr>
            </w:rPrChange>
          </w:rPr>
          <w:t>下载地址：</w:t>
        </w:r>
      </w:ins>
      <w:r w:rsidR="00DD098B" w:rsidRPr="00B61512">
        <w:rPr>
          <w:rPrChange w:id="80" w:author="苏 kinng" w:date="2022-10-11T11:04:00Z">
            <w:rPr/>
          </w:rPrChange>
        </w:rPr>
        <w:fldChar w:fldCharType="begin"/>
      </w:r>
      <w:r w:rsidR="00DD098B" w:rsidRPr="00B61512">
        <w:rPr>
          <w:rPrChange w:id="81" w:author="苏 kinng" w:date="2022-10-11T11:04:00Z">
            <w:rPr>
              <w:sz w:val="22"/>
              <w:szCs w:val="22"/>
            </w:rPr>
          </w:rPrChange>
        </w:rPr>
        <w:instrText xml:space="preserve"> HYPERLINK "https://www.ni.com/zh-cn/support/downloads/drivers/download.ni-visa.html" \l "460225" </w:instrText>
      </w:r>
      <w:r w:rsidR="00DD098B" w:rsidRPr="00B61512">
        <w:rPr>
          <w:rPrChange w:id="82" w:author="苏 kinng" w:date="2022-10-11T11:04:00Z">
            <w:rPr/>
          </w:rPrChange>
        </w:rPr>
      </w:r>
      <w:r w:rsidR="00DD098B" w:rsidRPr="00B61512">
        <w:rPr>
          <w:rPrChange w:id="83" w:author="苏 kinng" w:date="2022-10-11T11:04:00Z">
            <w:rPr/>
          </w:rPrChange>
        </w:rPr>
        <w:fldChar w:fldCharType="separate"/>
      </w:r>
      <w:r w:rsidR="00DD098B" w:rsidRPr="00B61512">
        <w:rPr>
          <w:rPrChange w:id="84" w:author="苏 kinng" w:date="2022-10-11T11:04:00Z">
            <w:rPr/>
          </w:rPrChange>
        </w:rPr>
        <w:t xml:space="preserve"> </w:t>
      </w:r>
      <w:r w:rsidR="00B61512" w:rsidRPr="00B61512">
        <w:rPr>
          <w:color w:val="0000FF"/>
          <w:u w:val="single"/>
          <w:rPrChange w:id="85" w:author="苏 kinng" w:date="2022-10-11T11:04:00Z">
            <w:rPr>
              <w:color w:val="0000FF"/>
              <w:u w:val="single"/>
            </w:rPr>
          </w:rPrChange>
        </w:rPr>
        <w:t>https://www.ni.com/zh-cn/support/downloads/drivers/download.ni-visa.html#460225</w:t>
      </w:r>
      <w:r w:rsidR="00DD098B" w:rsidRPr="00B61512">
        <w:rPr>
          <w:color w:val="0000FF"/>
          <w:u w:val="single"/>
          <w:rPrChange w:id="86" w:author="苏 kinng" w:date="2022-10-11T11:04:00Z">
            <w:rPr>
              <w:color w:val="0000FF"/>
              <w:sz w:val="22"/>
              <w:szCs w:val="22"/>
              <w:u w:val="single"/>
            </w:rPr>
          </w:rPrChange>
        </w:rPr>
        <w:t xml:space="preserve"> </w:t>
      </w:r>
      <w:r w:rsidR="00DD098B" w:rsidRPr="00B61512">
        <w:rPr>
          <w:rPrChange w:id="87" w:author="苏 kinng" w:date="2022-10-11T11:04:00Z">
            <w:rPr/>
          </w:rPrChange>
        </w:rPr>
        <w:fldChar w:fldCharType="end"/>
      </w:r>
      <w:del w:id="88" w:author="苏 kinng" w:date="2022-10-11T10:55:00Z">
        <w:r w:rsidRPr="00B61512" w:rsidDel="00DD098B">
          <w:rPr>
            <w:rFonts w:hint="eastAsia"/>
            <w:highlight w:val="green"/>
            <w:rPrChange w:id="89" w:author="苏 kinng" w:date="2022-10-11T11:04:00Z">
              <w:rPr>
                <w:rFonts w:hint="eastAsia"/>
              </w:rPr>
            </w:rPrChange>
          </w:rPr>
          <w:delText>下载地址：</w:delText>
        </w:r>
        <w:r w:rsidRPr="00B61512" w:rsidDel="00DD098B">
          <w:rPr>
            <w:highlight w:val="green"/>
            <w:rPrChange w:id="90" w:author="苏 kinng" w:date="2022-10-11T11:04:00Z">
              <w:rPr/>
            </w:rPrChange>
          </w:rPr>
          <w:fldChar w:fldCharType="begin"/>
        </w:r>
        <w:r w:rsidRPr="00B61512" w:rsidDel="00DD098B">
          <w:rPr>
            <w:highlight w:val="green"/>
            <w:rPrChange w:id="91" w:author="苏 kinng" w:date="2022-10-11T11:04:00Z">
              <w:rPr/>
            </w:rPrChange>
          </w:rPr>
          <w:delInstrText xml:space="preserve"> HYPERLINK "https://www.ni.com/zh-cn/support/downloads/drivers/download.ni-visa.html" \l "460225" </w:delInstrText>
        </w:r>
        <w:r w:rsidRPr="00B61512" w:rsidDel="00DD098B">
          <w:rPr>
            <w:highlight w:val="green"/>
            <w:rPrChange w:id="92" w:author="苏 kinng" w:date="2022-10-11T11:04:00Z">
              <w:rPr>
                <w:highlight w:val="green"/>
              </w:rPr>
            </w:rPrChange>
          </w:rPr>
        </w:r>
        <w:r w:rsidRPr="00B61512" w:rsidDel="00DD098B">
          <w:rPr>
            <w:highlight w:val="green"/>
            <w:rPrChange w:id="93" w:author="苏 kinng" w:date="2022-10-11T11:04:00Z">
              <w:rPr>
                <w:rStyle w:val="ad"/>
              </w:rPr>
            </w:rPrChange>
          </w:rPr>
          <w:fldChar w:fldCharType="separate"/>
        </w:r>
        <w:r w:rsidRPr="00B61512" w:rsidDel="00DD098B">
          <w:rPr>
            <w:rStyle w:val="ad"/>
            <w:highlight w:val="green"/>
            <w:rPrChange w:id="94" w:author="苏 kinng" w:date="2022-10-11T11:04:00Z">
              <w:rPr>
                <w:rStyle w:val="ad"/>
              </w:rPr>
            </w:rPrChange>
          </w:rPr>
          <w:delText>下载NI-VISA - NI</w:delText>
        </w:r>
        <w:r w:rsidRPr="00B61512" w:rsidDel="00DD098B">
          <w:rPr>
            <w:rStyle w:val="ad"/>
            <w:highlight w:val="green"/>
            <w:rPrChange w:id="95" w:author="苏 kinng" w:date="2022-10-11T11:04:00Z">
              <w:rPr>
                <w:rStyle w:val="ad"/>
              </w:rPr>
            </w:rPrChange>
          </w:rPr>
          <w:fldChar w:fldCharType="end"/>
        </w:r>
      </w:del>
      <w:ins w:id="96" w:author="Administrator" w:date="2022-10-11T08:52:00Z">
        <w:del w:id="97" w:author="苏 kinng" w:date="2022-10-11T10:55:00Z">
          <w:r w:rsidRPr="00B61512" w:rsidDel="00DD098B">
            <w:rPr>
              <w:rStyle w:val="ad"/>
              <w:rFonts w:hint="eastAsia"/>
              <w:highlight w:val="green"/>
            </w:rPr>
            <w:delText xml:space="preserve"> 下载</w:delText>
          </w:r>
        </w:del>
      </w:ins>
      <w:ins w:id="98" w:author="Administrator" w:date="2022-10-11T08:53:00Z">
        <w:del w:id="99" w:author="苏 kinng" w:date="2022-10-11T10:55:00Z">
          <w:r w:rsidRPr="00B61512" w:rsidDel="00DD098B">
            <w:rPr>
              <w:rStyle w:val="ad"/>
              <w:rFonts w:hint="eastAsia"/>
              <w:highlight w:val="green"/>
            </w:rPr>
            <w:delText>地址无效！</w:delText>
          </w:r>
        </w:del>
      </w:ins>
      <w:r w:rsidRPr="00B61512">
        <w:rPr>
          <w:rPrChange w:id="100" w:author="苏 kinng" w:date="2022-10-11T11:04:00Z">
            <w:rPr/>
          </w:rPrChange>
        </w:rPr>
        <w:t>)</w:t>
      </w:r>
      <w:r w:rsidRPr="00B61512">
        <w:rPr>
          <w:rFonts w:hint="eastAsia"/>
          <w:rPrChange w:id="101" w:author="苏 kinng" w:date="2022-10-11T11:04:00Z">
            <w:rPr>
              <w:rFonts w:hint="eastAsia"/>
            </w:rPr>
          </w:rPrChange>
        </w:rPr>
        <w:t>。</w:t>
      </w:r>
    </w:p>
    <w:p w14:paraId="328D42C6" w14:textId="09242E21" w:rsidR="00A20DE2" w:rsidRDefault="00000000" w:rsidP="00537D4D">
      <w:pPr>
        <w:pStyle w:val="a5"/>
        <w:ind w:firstLine="480"/>
      </w:pPr>
      <w:r>
        <w:lastRenderedPageBreak/>
        <w:t>在 LabView 中</w:t>
      </w:r>
      <w:r>
        <w:rPr>
          <w:rFonts w:hint="eastAsia"/>
        </w:rPr>
        <w:t>使用</w:t>
      </w:r>
      <w:r>
        <w:t xml:space="preserve"> VISA </w:t>
      </w:r>
      <w:r>
        <w:rPr>
          <w:spacing w:val="-6"/>
        </w:rPr>
        <w:t>串口通讯</w:t>
      </w:r>
      <w:r>
        <w:rPr>
          <w:rFonts w:hint="eastAsia"/>
          <w:spacing w:val="-6"/>
        </w:rPr>
        <w:t>仅需要了解四到五个函数：串口配置、串口读取、串</w:t>
      </w:r>
      <w:r>
        <w:rPr>
          <w:rFonts w:hint="eastAsia"/>
        </w:rPr>
        <w:t>口写入以及串口关闭，为了</w:t>
      </w:r>
      <w:r>
        <w:t>实现数据的过滤，可以在每次读取后选择清除缓存区。</w:t>
      </w:r>
      <w:r>
        <w:rPr>
          <w:rFonts w:hint="eastAsia"/>
        </w:rPr>
        <w:t>实现串口通讯的</w:t>
      </w:r>
      <w:r>
        <w:t>过程为：(1)串口初始化，利用串口配置函数配置串口的端口号、波特率、校验位、数据位等参数，</w:t>
      </w:r>
      <w:r>
        <w:rPr>
          <w:rFonts w:hint="eastAsia"/>
        </w:rPr>
        <w:t>本次课程设计中仅需对波特率和端口号进行设置。</w:t>
      </w:r>
      <w:r>
        <w:t>(2)</w:t>
      </w:r>
      <w:r>
        <w:rPr>
          <w:rFonts w:hint="eastAsia"/>
        </w:rPr>
        <w:t>清空缓存区，等待一定时间，从串口读取数据暂存至缓存区。(3)读取缓存区，获得数据。</w:t>
      </w:r>
      <w:r>
        <w:t>(4)</w:t>
      </w:r>
      <w:r>
        <w:rPr>
          <w:rFonts w:hint="eastAsia"/>
        </w:rPr>
        <w:t>关闭</w:t>
      </w:r>
      <w:r>
        <w:t>串口，利用 VISA 关闭即可关闭串口，释放</w:t>
      </w:r>
      <w:r>
        <w:rPr>
          <w:spacing w:val="-5"/>
        </w:rPr>
        <w:t>串口资源，以便串口被其它程序调用</w:t>
      </w:r>
      <w:ins w:id="102" w:author="苏 kinng" w:date="2022-10-11T11:52:00Z">
        <w:r w:rsidR="009677C2" w:rsidRPr="009677C2">
          <w:rPr>
            <w:spacing w:val="-5"/>
            <w:vertAlign w:val="superscript"/>
            <w:rPrChange w:id="103" w:author="苏 kinng" w:date="2022-10-11T11:52:00Z">
              <w:rPr>
                <w:spacing w:val="-5"/>
              </w:rPr>
            </w:rPrChange>
          </w:rPr>
          <w:t>[6]</w:t>
        </w:r>
      </w:ins>
      <w:r>
        <w:rPr>
          <w:spacing w:val="-5"/>
        </w:rPr>
        <w:t>。</w:t>
      </w:r>
      <w:r>
        <w:rPr>
          <w:rFonts w:hint="eastAsia"/>
          <w:spacing w:val="-5"/>
        </w:rPr>
        <w:t>系统</w:t>
      </w:r>
      <w:r>
        <w:rPr>
          <w:spacing w:val="-8"/>
        </w:rPr>
        <w:t xml:space="preserve">程序设计框图见图 </w:t>
      </w:r>
      <w:r>
        <w:t>8</w:t>
      </w:r>
      <w:r>
        <w:rPr>
          <w:rFonts w:hint="eastAsia"/>
          <w:spacing w:val="-6"/>
        </w:rPr>
        <w:t>。实际程序实现流程如下：</w:t>
      </w:r>
    </w:p>
    <w:p w14:paraId="70477CB2" w14:textId="1740A494" w:rsidR="00A20DE2" w:rsidRDefault="00A02239" w:rsidP="00537D4D">
      <w:pPr>
        <w:pStyle w:val="a5"/>
        <w:ind w:firstLine="468"/>
      </w:pPr>
      <w:r>
        <w:rPr>
          <w:spacing w:val="-6"/>
        </w:rPr>
        <w:t>首先需要调用</w:t>
      </w:r>
      <w:r>
        <w:rPr>
          <w:spacing w:val="4"/>
        </w:rPr>
        <w:t>串口配置函数完成串口参数的设置，包括串口</w:t>
      </w:r>
      <w:r>
        <w:t>、波特率，</w:t>
      </w:r>
      <w:r>
        <w:rPr>
          <w:rFonts w:hint="eastAsia"/>
        </w:rPr>
        <w:t>流控制等使用默认设置即可。</w:t>
      </w:r>
      <w:r>
        <w:t>经过初始化后可使用这个串口进行数据的收发，</w:t>
      </w:r>
      <w:r>
        <w:rPr>
          <w:rFonts w:hint="eastAsia"/>
        </w:rPr>
        <w:t xml:space="preserve">先判断开关的布尔值，如果为假，则向接下来的程序输出 </w:t>
      </w:r>
      <w:r>
        <w:t>5</w:t>
      </w:r>
      <w:r>
        <w:rPr>
          <w:rFonts w:hint="eastAsia"/>
        </w:rPr>
        <w:t>个0，并直接关闭串口。如果为真，则使用顺序结构延时并接着清空缓存区。使用读函数来接收串口的数据并按字符串的格式写入缓存区并读取，由于程序设计中只使用串口输出了一个 5</w:t>
      </w:r>
      <w:r>
        <w:t xml:space="preserve"> </w:t>
      </w:r>
      <w:r>
        <w:rPr>
          <w:rFonts w:hint="eastAsia"/>
        </w:rPr>
        <w:t>位的数字(在程序设计中将屏幕显示情况作为一位，温湿度</w:t>
      </w:r>
      <w:proofErr w:type="gramStart"/>
      <w:r>
        <w:rPr>
          <w:rFonts w:hint="eastAsia"/>
        </w:rPr>
        <w:t>各作为</w:t>
      </w:r>
      <w:proofErr w:type="gramEnd"/>
      <w:r>
        <w:rPr>
          <w:rFonts w:hint="eastAsia"/>
        </w:rPr>
        <w:t>两位拼凑为5位数字，并一次性通过串口输入计算机</w:t>
      </w:r>
      <w:r>
        <w:t>)</w:t>
      </w:r>
      <w:r>
        <w:rPr>
          <w:rFonts w:hint="eastAsia"/>
        </w:rPr>
        <w:t>，因此设置好读取的字节长度为 5。要显示成图像需要拆分数字且转换为整形数字类型，在 LabView</w:t>
      </w:r>
      <w:r>
        <w:t xml:space="preserve"> </w:t>
      </w:r>
      <w:r>
        <w:rPr>
          <w:rFonts w:hint="eastAsia"/>
        </w:rPr>
        <w:t xml:space="preserve">中串口通讯是将读取的数据全部转换为二进制，并以字符串(String)类型显示，但实际在计算机中为 </w:t>
      </w:r>
      <w:r>
        <w:t xml:space="preserve">ASCII </w:t>
      </w:r>
      <w:r>
        <w:rPr>
          <w:rFonts w:hint="eastAsia"/>
        </w:rPr>
        <w:t xml:space="preserve">码。因此先将字符串即 </w:t>
      </w:r>
      <w:r>
        <w:t xml:space="preserve">ASCII </w:t>
      </w:r>
      <w:r>
        <w:rPr>
          <w:rFonts w:hint="eastAsia"/>
        </w:rPr>
        <w:t>码转换为一个数组，使用拆分数组函数将数组拆为</w:t>
      </w:r>
      <w:r>
        <w:t xml:space="preserve"> 5</w:t>
      </w:r>
      <w:r>
        <w:rPr>
          <w:rFonts w:hint="eastAsia"/>
        </w:rPr>
        <w:t>个数字，并减去4</w:t>
      </w:r>
      <w:r>
        <w:t>8</w:t>
      </w:r>
      <w:r>
        <w:rPr>
          <w:rFonts w:hint="eastAsia"/>
        </w:rPr>
        <w:t>得到为1</w:t>
      </w:r>
      <w:r>
        <w:t>0</w:t>
      </w:r>
      <w:r>
        <w:rPr>
          <w:rFonts w:hint="eastAsia"/>
        </w:rPr>
        <w:t xml:space="preserve">进制数字。第一位数字代表着开发板上 </w:t>
      </w:r>
      <w:r>
        <w:t xml:space="preserve">D2 </w:t>
      </w:r>
      <w:r>
        <w:rPr>
          <w:rFonts w:hint="eastAsia"/>
        </w:rPr>
        <w:t xml:space="preserve">脚的布尔值，如果是1，代表目前 </w:t>
      </w:r>
      <w:r>
        <w:t xml:space="preserve">TFT </w:t>
      </w:r>
      <w:r>
        <w:rPr>
          <w:rFonts w:hint="eastAsia"/>
        </w:rPr>
        <w:t>屏幕上是数字显示温湿度，0 代表目前屏幕上是最近</w:t>
      </w:r>
      <w:r>
        <w:t xml:space="preserve"> 20 </w:t>
      </w:r>
      <w:r>
        <w:rPr>
          <w:rFonts w:hint="eastAsia"/>
        </w:rPr>
        <w:t>秒内温湿度变化曲线图。剩下的 4</w:t>
      </w:r>
      <w:r>
        <w:t xml:space="preserve"> </w:t>
      </w:r>
      <w:r>
        <w:rPr>
          <w:rFonts w:hint="eastAsia"/>
        </w:rPr>
        <w:t>位表示温度和湿度，通过乘以 1</w:t>
      </w:r>
      <w:r>
        <w:t xml:space="preserve">0 </w:t>
      </w:r>
      <w:r>
        <w:rPr>
          <w:rFonts w:hint="eastAsia"/>
        </w:rPr>
        <w:t xml:space="preserve">并相加来组成两个十位数，将其组合成簇后输入波形图表来显示图像,此处将图表函数放在循环外是为了避免开关关闭时其将设定输入的 </w:t>
      </w:r>
      <w:r>
        <w:t>5</w:t>
      </w:r>
      <w:r>
        <w:rPr>
          <w:rFonts w:hint="eastAsia"/>
        </w:rPr>
        <w:t>个0</w:t>
      </w:r>
      <w:r>
        <w:t xml:space="preserve"> </w:t>
      </w:r>
      <w:r>
        <w:rPr>
          <w:rFonts w:hint="eastAsia"/>
        </w:rPr>
        <w:t>作为数据无限地进行做图。将数据写入表格文件是通过将温湿</w:t>
      </w:r>
      <w:proofErr w:type="gramStart"/>
      <w:r>
        <w:rPr>
          <w:rFonts w:hint="eastAsia"/>
        </w:rPr>
        <w:t>度数据</w:t>
      </w:r>
      <w:proofErr w:type="gramEnd"/>
      <w:r>
        <w:rPr>
          <w:rFonts w:hint="eastAsia"/>
        </w:rPr>
        <w:t>引入字符串连接，并以 \</w:t>
      </w:r>
      <w:r>
        <w:t xml:space="preserve">t </w:t>
      </w:r>
      <w:r>
        <w:rPr>
          <w:rFonts w:hint="eastAsia"/>
        </w:rPr>
        <w:t>分隔便于导入表格时将温度和湿度分开写入，再次转为数组后输入写入函数，并将转置和添加至文件设为 T</w:t>
      </w:r>
      <w:r>
        <w:t>ure</w:t>
      </w:r>
      <w:r>
        <w:rPr>
          <w:rFonts w:hint="eastAsia"/>
        </w:rPr>
        <w:t>。</w:t>
      </w:r>
    </w:p>
    <w:p w14:paraId="01879F8B" w14:textId="7B7ED205" w:rsidR="00A20DE2" w:rsidRDefault="00537D4D">
      <w:pPr>
        <w:jc w:val="center"/>
        <w:rPr>
          <w:sz w:val="24"/>
          <w:szCs w:val="24"/>
        </w:rPr>
      </w:pPr>
      <w:r>
        <w:rPr>
          <w:rFonts w:hint="eastAsia"/>
          <w:noProof/>
        </w:rPr>
        <w:drawing>
          <wp:anchor distT="0" distB="0" distL="114300" distR="114300" simplePos="0" relativeHeight="251636224" behindDoc="0" locked="0" layoutInCell="1" allowOverlap="1" wp14:anchorId="7099C28C" wp14:editId="1335FBFF">
            <wp:simplePos x="0" y="0"/>
            <wp:positionH relativeFrom="column">
              <wp:posOffset>1905</wp:posOffset>
            </wp:positionH>
            <wp:positionV relativeFrom="paragraph">
              <wp:posOffset>36368</wp:posOffset>
            </wp:positionV>
            <wp:extent cx="5708650" cy="2371090"/>
            <wp:effectExtent l="0" t="0" r="635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708650" cy="2371090"/>
                    </a:xfrm>
                    <a:prstGeom prst="rect">
                      <a:avLst/>
                    </a:prstGeom>
                    <a:noFill/>
                    <a:ln>
                      <a:noFill/>
                    </a:ln>
                  </pic:spPr>
                </pic:pic>
              </a:graphicData>
            </a:graphic>
          </wp:anchor>
        </w:drawing>
      </w:r>
      <w:r>
        <w:rPr>
          <w:rFonts w:hint="eastAsia"/>
          <w:sz w:val="24"/>
          <w:szCs w:val="24"/>
        </w:rPr>
        <w:t>图</w:t>
      </w:r>
      <w:r>
        <w:rPr>
          <w:sz w:val="24"/>
          <w:szCs w:val="24"/>
        </w:rPr>
        <w:t>8.</w:t>
      </w:r>
      <w:r w:rsidR="00425E60">
        <w:rPr>
          <w:sz w:val="24"/>
          <w:szCs w:val="24"/>
        </w:rPr>
        <w:t xml:space="preserve"> </w:t>
      </w:r>
      <w:r>
        <w:rPr>
          <w:sz w:val="24"/>
          <w:szCs w:val="24"/>
        </w:rPr>
        <w:t>温湿度传感器监测系统程序框图</w:t>
      </w:r>
    </w:p>
    <w:p w14:paraId="4B005A1B" w14:textId="2F4CAD22" w:rsidR="00A20DE2" w:rsidRPr="006D25F4" w:rsidDel="00A038B5" w:rsidRDefault="00000000">
      <w:pPr>
        <w:pStyle w:val="a5"/>
        <w:ind w:firstLine="480"/>
        <w:rPr>
          <w:del w:id="104" w:author="苏 kinng" w:date="2022-10-11T10:20:00Z"/>
        </w:rPr>
        <w:pPrChange w:id="105" w:author="苏 kinng" w:date="2022-10-11T11:45:00Z">
          <w:pPr>
            <w:pStyle w:val="a5"/>
            <w:spacing w:before="5" w:line="244" w:lineRule="auto"/>
            <w:ind w:right="349" w:firstLine="480"/>
          </w:pPr>
        </w:pPrChange>
      </w:pPr>
      <w:r w:rsidRPr="006D25F4">
        <w:rPr>
          <w:rFonts w:hint="eastAsia"/>
        </w:rPr>
        <w:t>前面板设计如图</w:t>
      </w:r>
      <w:r w:rsidRPr="006D25F4">
        <w:t xml:space="preserve"> 9 所示，系统前面板主要包括参数设置、数据显示和图表。需要设置的参数只有串口、循环时间和写入的文件路径，循环时间指从</w:t>
      </w:r>
      <w:proofErr w:type="gramStart"/>
      <w:r w:rsidRPr="006D25F4">
        <w:t>串口读</w:t>
      </w:r>
      <w:proofErr w:type="gramEnd"/>
      <w:r w:rsidRPr="006D25F4">
        <w:t>两次数据之间的间隔时长。缓存区为目前读取到的数据，D2 逻辑值和温湿度都是其分</w:t>
      </w:r>
      <w:del w:id="106" w:author="苏 kinng" w:date="2022-10-11T10:19:00Z">
        <w:r w:rsidR="00516393" w:rsidRPr="00F02D0D" w:rsidDel="00A038B5">
          <w:rPr>
            <w:noProof/>
          </w:rPr>
          <w:drawing>
            <wp:anchor distT="0" distB="0" distL="114300" distR="114300" simplePos="0" relativeHeight="251676160" behindDoc="0" locked="0" layoutInCell="1" allowOverlap="1" wp14:anchorId="2A15F5BC" wp14:editId="061511AC">
              <wp:simplePos x="0" y="0"/>
              <wp:positionH relativeFrom="column">
                <wp:posOffset>128270</wp:posOffset>
              </wp:positionH>
              <wp:positionV relativeFrom="page">
                <wp:posOffset>1210657</wp:posOffset>
              </wp:positionV>
              <wp:extent cx="5422900" cy="3028950"/>
              <wp:effectExtent l="0" t="0" r="635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422900" cy="3028950"/>
                      </a:xfrm>
                      <a:prstGeom prst="rect">
                        <a:avLst/>
                      </a:prstGeom>
                      <a:noFill/>
                      <a:ln>
                        <a:noFill/>
                      </a:ln>
                    </pic:spPr>
                  </pic:pic>
                </a:graphicData>
              </a:graphic>
            </wp:anchor>
          </w:drawing>
        </w:r>
      </w:del>
      <w:proofErr w:type="gramStart"/>
      <w:r w:rsidRPr="006D25F4">
        <w:t>解再组合</w:t>
      </w:r>
      <w:proofErr w:type="gramEnd"/>
      <w:r w:rsidRPr="006D25F4">
        <w:t>后的数据显示。波形图表能够实时显示温度的变化情况，便于观察</w:t>
      </w:r>
      <w:ins w:id="107" w:author="苏 kinng" w:date="2022-10-11T11:06:00Z">
        <w:r w:rsidR="002346E2" w:rsidRPr="006D25F4">
          <w:rPr>
            <w:rFonts w:hint="eastAsia"/>
          </w:rPr>
          <w:t>。</w:t>
        </w:r>
      </w:ins>
      <w:r w:rsidR="00C8176D">
        <w:rPr>
          <w:rFonts w:hint="eastAsia"/>
          <w:noProof/>
          <w:spacing w:val="-2"/>
          <w:lang w:val="zh-CN"/>
        </w:rPr>
        <w:lastRenderedPageBreak/>
        <w:drawing>
          <wp:inline distT="0" distB="0" distL="0" distR="0" wp14:anchorId="2B9ABDB4" wp14:editId="6EFD7A48">
            <wp:extent cx="5708650" cy="3176905"/>
            <wp:effectExtent l="0" t="0" r="635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17">
                      <a:extLst>
                        <a:ext uri="{28A0092B-C50C-407E-A947-70E740481C1C}">
                          <a14:useLocalDpi xmlns:a14="http://schemas.microsoft.com/office/drawing/2010/main" val="0"/>
                        </a:ext>
                      </a:extLst>
                    </a:blip>
                    <a:stretch>
                      <a:fillRect/>
                    </a:stretch>
                  </pic:blipFill>
                  <pic:spPr>
                    <a:xfrm>
                      <a:off x="0" y="0"/>
                      <a:ext cx="5708650" cy="3176905"/>
                    </a:xfrm>
                    <a:prstGeom prst="rect">
                      <a:avLst/>
                    </a:prstGeom>
                  </pic:spPr>
                </pic:pic>
              </a:graphicData>
            </a:graphic>
          </wp:inline>
        </w:drawing>
      </w:r>
      <w:del w:id="108" w:author="苏 kinng" w:date="2022-10-11T10:20:00Z">
        <w:r w:rsidRPr="006D25F4" w:rsidDel="00A038B5">
          <w:delText>。</w:delText>
        </w:r>
      </w:del>
    </w:p>
    <w:p w14:paraId="7BDC0417" w14:textId="0301AE59" w:rsidR="00A02239" w:rsidRDefault="00A02239">
      <w:pPr>
        <w:pStyle w:val="a5"/>
        <w:ind w:firstLine="476"/>
        <w:rPr>
          <w:ins w:id="109" w:author="苏 kinng" w:date="2022-10-11T09:27:00Z"/>
          <w:spacing w:val="-2"/>
        </w:rPr>
        <w:pPrChange w:id="110" w:author="苏 kinng" w:date="2022-10-11T11:45:00Z">
          <w:pPr>
            <w:pStyle w:val="a5"/>
            <w:spacing w:before="5" w:line="244" w:lineRule="auto"/>
            <w:ind w:left="109" w:right="349" w:firstLine="476"/>
            <w:jc w:val="center"/>
          </w:pPr>
        </w:pPrChange>
      </w:pPr>
    </w:p>
    <w:p w14:paraId="678DAA01" w14:textId="1C3ABA8A" w:rsidR="00A20DE2" w:rsidRDefault="00000000" w:rsidP="00537D4D">
      <w:pPr>
        <w:pStyle w:val="a5"/>
        <w:spacing w:before="5" w:line="244" w:lineRule="auto"/>
        <w:ind w:left="109" w:right="349" w:firstLine="476"/>
        <w:jc w:val="center"/>
        <w:rPr>
          <w:spacing w:val="-2"/>
        </w:rPr>
      </w:pPr>
      <w:commentRangeStart w:id="111"/>
      <w:r>
        <w:rPr>
          <w:rFonts w:hint="eastAsia"/>
          <w:spacing w:val="-2"/>
        </w:rPr>
        <w:t>图</w:t>
      </w:r>
      <w:r>
        <w:rPr>
          <w:spacing w:val="-2"/>
        </w:rPr>
        <w:t>9.</w:t>
      </w:r>
      <w:r w:rsidR="00425E60">
        <w:rPr>
          <w:spacing w:val="-2"/>
        </w:rPr>
        <w:t xml:space="preserve"> </w:t>
      </w:r>
      <w:r>
        <w:rPr>
          <w:spacing w:val="-2"/>
        </w:rPr>
        <w:t>系统前面板布局图</w:t>
      </w:r>
      <w:commentRangeEnd w:id="111"/>
      <w:r>
        <w:commentReference w:id="111"/>
      </w:r>
    </w:p>
    <w:p w14:paraId="505AECCA" w14:textId="38FE9172" w:rsidR="00A20DE2" w:rsidRDefault="00425E60">
      <w:pPr>
        <w:pStyle w:val="a5"/>
        <w:spacing w:before="5" w:line="244" w:lineRule="auto"/>
        <w:ind w:left="109" w:right="349" w:firstLine="454"/>
        <w:jc w:val="both"/>
      </w:pPr>
      <w:ins w:id="112" w:author="苏 kinng" w:date="2022-10-11T10:33:00Z">
        <w:r>
          <w:rPr>
            <w:noProof/>
            <w:w w:val="95"/>
          </w:rPr>
          <w:drawing>
            <wp:anchor distT="0" distB="0" distL="114300" distR="114300" simplePos="0" relativeHeight="251633152" behindDoc="0" locked="0" layoutInCell="1" allowOverlap="1" wp14:anchorId="5F781321" wp14:editId="47CF8F56">
              <wp:simplePos x="0" y="0"/>
              <wp:positionH relativeFrom="column">
                <wp:posOffset>1131570</wp:posOffset>
              </wp:positionH>
              <wp:positionV relativeFrom="paragraph">
                <wp:posOffset>159385</wp:posOffset>
              </wp:positionV>
              <wp:extent cx="3404870" cy="4540885"/>
              <wp:effectExtent l="3492" t="0" r="8573" b="8572"/>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3404870" cy="4540885"/>
                      </a:xfrm>
                      <a:prstGeom prst="rect">
                        <a:avLst/>
                      </a:prstGeom>
                    </pic:spPr>
                  </pic:pic>
                </a:graphicData>
              </a:graphic>
              <wp14:sizeRelH relativeFrom="margin">
                <wp14:pctWidth>0</wp14:pctWidth>
              </wp14:sizeRelH>
              <wp14:sizeRelV relativeFrom="margin">
                <wp14:pctHeight>0</wp14:pctHeight>
              </wp14:sizeRelV>
            </wp:anchor>
          </w:drawing>
        </w:r>
      </w:ins>
    </w:p>
    <w:p w14:paraId="4B3AF3A6" w14:textId="28243218" w:rsidR="00A20DE2" w:rsidRDefault="00A20DE2">
      <w:pPr>
        <w:pStyle w:val="a5"/>
        <w:spacing w:before="10"/>
        <w:ind w:firstLine="60"/>
        <w:rPr>
          <w:sz w:val="3"/>
        </w:rPr>
      </w:pPr>
    </w:p>
    <w:p w14:paraId="2FA20138" w14:textId="531ACEC2" w:rsidR="00A20DE2" w:rsidRPr="00164F7F" w:rsidRDefault="00164F7F" w:rsidP="00164F7F">
      <w:pPr>
        <w:pStyle w:val="ae"/>
        <w:outlineLvl w:val="0"/>
        <w:rPr>
          <w:rFonts w:ascii="黑体" w:hAnsi="黑体"/>
          <w:sz w:val="28"/>
          <w:szCs w:val="28"/>
        </w:rPr>
      </w:pPr>
      <w:bookmarkStart w:id="113" w:name="_Toc117506419"/>
      <w:r w:rsidRPr="00164F7F">
        <w:rPr>
          <w:rFonts w:ascii="黑体" w:hAnsi="黑体" w:hint="eastAsia"/>
          <w:sz w:val="28"/>
          <w:szCs w:val="28"/>
        </w:rPr>
        <w:t>5</w:t>
      </w:r>
      <w:r w:rsidR="000B6F81">
        <w:rPr>
          <w:rFonts w:ascii="黑体" w:hAnsi="黑体" w:hint="eastAsia"/>
          <w:sz w:val="28"/>
          <w:szCs w:val="28"/>
        </w:rPr>
        <w:t>.</w:t>
      </w:r>
      <w:r w:rsidR="000B6F81">
        <w:rPr>
          <w:rFonts w:ascii="黑体" w:hAnsi="黑体"/>
          <w:sz w:val="28"/>
          <w:szCs w:val="28"/>
        </w:rPr>
        <w:t xml:space="preserve"> </w:t>
      </w:r>
      <w:r w:rsidR="004C2BCA" w:rsidRPr="00164F7F">
        <w:rPr>
          <w:rFonts w:ascii="黑体" w:hAnsi="黑体" w:hint="eastAsia"/>
          <w:sz w:val="28"/>
          <w:szCs w:val="28"/>
        </w:rPr>
        <w:t>温湿度传感系统集成与调试</w:t>
      </w:r>
      <w:bookmarkEnd w:id="113"/>
    </w:p>
    <w:p w14:paraId="751599FB" w14:textId="1D1B2640" w:rsidR="00A20DE2" w:rsidRPr="00D028C7" w:rsidDel="004C2BCA" w:rsidRDefault="00425E60" w:rsidP="00D028C7">
      <w:pPr>
        <w:pStyle w:val="ae"/>
        <w:outlineLvl w:val="1"/>
        <w:rPr>
          <w:del w:id="114" w:author="苏 kinng" w:date="2022-10-11T10:34:00Z"/>
          <w:rFonts w:ascii="黑体" w:hAnsi="黑体"/>
        </w:rPr>
      </w:pPr>
      <w:bookmarkStart w:id="115" w:name="_Toc117506420"/>
      <w:r w:rsidRPr="00D028C7">
        <w:rPr>
          <w:rFonts w:ascii="黑体" w:hAnsi="黑体" w:hint="eastAsia"/>
        </w:rPr>
        <w:t>5</w:t>
      </w:r>
      <w:r w:rsidRPr="00D028C7">
        <w:rPr>
          <w:rFonts w:ascii="黑体" w:hAnsi="黑体"/>
        </w:rPr>
        <w:t xml:space="preserve">.1 </w:t>
      </w:r>
      <w:ins w:id="116" w:author="苏 kinng" w:date="2022-10-11T12:18:00Z">
        <w:r w:rsidR="00C17E0E" w:rsidRPr="00D028C7">
          <w:rPr>
            <w:rFonts w:ascii="黑体" w:hAnsi="黑体" w:hint="eastAsia"/>
          </w:rPr>
          <w:t>集成过程</w:t>
        </w:r>
      </w:ins>
      <w:bookmarkEnd w:id="115"/>
      <w:del w:id="117" w:author="苏 kinng" w:date="2022-10-11T10:33:00Z">
        <w:r w:rsidR="002F5EB7" w:rsidRPr="00D028C7" w:rsidDel="004C2BCA">
          <w:rPr>
            <w:rFonts w:ascii="黑体" w:hAnsi="黑体"/>
            <w:noProof/>
          </w:rPr>
          <w:drawing>
            <wp:anchor distT="0" distB="0" distL="114300" distR="114300" simplePos="0" relativeHeight="251630080" behindDoc="0" locked="0" layoutInCell="1" allowOverlap="1" wp14:anchorId="193B5B13" wp14:editId="7A2064FF">
              <wp:simplePos x="0" y="0"/>
              <wp:positionH relativeFrom="column">
                <wp:posOffset>1228090</wp:posOffset>
              </wp:positionH>
              <wp:positionV relativeFrom="page">
                <wp:posOffset>4887249</wp:posOffset>
              </wp:positionV>
              <wp:extent cx="3227705" cy="242062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227705" cy="2420620"/>
                      </a:xfrm>
                      <a:prstGeom prst="rect">
                        <a:avLst/>
                      </a:prstGeom>
                      <a:noFill/>
                      <a:ln>
                        <a:noFill/>
                      </a:ln>
                    </pic:spPr>
                  </pic:pic>
                </a:graphicData>
              </a:graphic>
            </wp:anchor>
          </w:drawing>
        </w:r>
      </w:del>
      <w:del w:id="118" w:author="苏 kinng" w:date="2022-10-11T12:12:00Z">
        <w:r w:rsidR="002F5EB7" w:rsidRPr="00D028C7" w:rsidDel="00C17E0E">
          <w:rPr>
            <w:rFonts w:ascii="黑体" w:hAnsi="黑体" w:hint="eastAsia"/>
          </w:rPr>
          <w:delText>集成过程</w:delText>
        </w:r>
      </w:del>
    </w:p>
    <w:p w14:paraId="1900E7A3" w14:textId="6E100B91" w:rsidR="004C2BCA" w:rsidRPr="00D028C7" w:rsidRDefault="004C2BCA">
      <w:pPr>
        <w:pStyle w:val="ae"/>
        <w:outlineLvl w:val="1"/>
        <w:rPr>
          <w:ins w:id="119" w:author="苏 kinng" w:date="2022-10-11T10:33:00Z"/>
          <w:rFonts w:ascii="黑体" w:hAnsi="黑体"/>
        </w:rPr>
        <w:pPrChange w:id="120" w:author="苏 kinng" w:date="2022-10-11T10:34:00Z">
          <w:pPr>
            <w:pStyle w:val="a5"/>
            <w:spacing w:before="96" w:line="242" w:lineRule="auto"/>
            <w:ind w:left="320" w:right="354" w:firstLine="480"/>
            <w:jc w:val="center"/>
          </w:pPr>
        </w:pPrChange>
      </w:pPr>
    </w:p>
    <w:p w14:paraId="58C12DD0" w14:textId="1E7BD09E" w:rsidR="00A20DE2" w:rsidRPr="00425E60" w:rsidRDefault="00A038B5" w:rsidP="00425E60">
      <w:pPr>
        <w:pStyle w:val="a5"/>
        <w:ind w:firstLine="480"/>
        <w:jc w:val="center"/>
      </w:pPr>
      <w:del w:id="121" w:author="苏 kinng" w:date="2022-10-11T10:25:00Z">
        <w:r w:rsidRPr="00425E60" w:rsidDel="00A038B5">
          <w:rPr>
            <w:noProof/>
          </w:rPr>
          <w:drawing>
            <wp:anchor distT="0" distB="0" distL="114300" distR="114300" simplePos="0" relativeHeight="251679232" behindDoc="0" locked="0" layoutInCell="1" allowOverlap="1" wp14:anchorId="4715F59B" wp14:editId="7153B8A4">
              <wp:simplePos x="0" y="0"/>
              <wp:positionH relativeFrom="column">
                <wp:posOffset>756400</wp:posOffset>
              </wp:positionH>
              <wp:positionV relativeFrom="page">
                <wp:posOffset>2356023</wp:posOffset>
              </wp:positionV>
              <wp:extent cx="4473575" cy="2491105"/>
              <wp:effectExtent l="0" t="0" r="3175" b="444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4473575" cy="2491105"/>
                      </a:xfrm>
                      <a:prstGeom prst="rect">
                        <a:avLst/>
                      </a:prstGeom>
                      <a:noFill/>
                      <a:ln>
                        <a:noFill/>
                      </a:ln>
                    </pic:spPr>
                  </pic:pic>
                </a:graphicData>
              </a:graphic>
            </wp:anchor>
          </w:drawing>
        </w:r>
      </w:del>
      <w:commentRangeStart w:id="122"/>
      <w:r w:rsidRPr="00425E60">
        <w:rPr>
          <w:rFonts w:hint="eastAsia"/>
        </w:rPr>
        <w:t>图</w:t>
      </w:r>
      <w:r w:rsidRPr="00425E60">
        <w:t>10.</w:t>
      </w:r>
      <w:r w:rsidR="00425E60">
        <w:t xml:space="preserve"> </w:t>
      </w:r>
      <w:r w:rsidRPr="00425E60">
        <w:t>温湿度传感器监测系统整体实物连线图</w:t>
      </w:r>
      <w:commentRangeEnd w:id="122"/>
      <w:r w:rsidRPr="00425E60">
        <w:commentReference w:id="122"/>
      </w:r>
    </w:p>
    <w:p w14:paraId="67D3B803" w14:textId="0C545175" w:rsidR="00A20DE2" w:rsidRPr="00425E60" w:rsidRDefault="00000000" w:rsidP="00425E60">
      <w:pPr>
        <w:pStyle w:val="a5"/>
        <w:ind w:firstLine="480"/>
      </w:pPr>
      <w:r w:rsidRPr="00425E60">
        <w:t xml:space="preserve">实物连线图如图 10 所示。该部分由 ESP8266 开发板、DHT11 </w:t>
      </w:r>
      <w:r w:rsidRPr="00425E60">
        <w:rPr>
          <w:rFonts w:hint="eastAsia"/>
        </w:rPr>
        <w:t>温湿</w:t>
      </w:r>
      <w:r w:rsidRPr="00425E60">
        <w:t>度传感器、 TFT 显示屏构成。</w:t>
      </w:r>
      <w:r w:rsidRPr="00425E60">
        <w:rPr>
          <w:rFonts w:hint="eastAsia"/>
        </w:rPr>
        <w:t xml:space="preserve">在上文中提到的 </w:t>
      </w:r>
      <w:r w:rsidRPr="00425E60">
        <w:t xml:space="preserve">TFT </w:t>
      </w:r>
      <w:r w:rsidRPr="00425E60">
        <w:rPr>
          <w:rFonts w:hint="eastAsia"/>
        </w:rPr>
        <w:t xml:space="preserve">屏幕的各个引脚需要连接在开发板上的位置已经提前在 </w:t>
      </w:r>
      <w:r w:rsidRPr="00425E60">
        <w:t xml:space="preserve">TFT </w:t>
      </w:r>
      <w:r w:rsidRPr="00425E60">
        <w:rPr>
          <w:rFonts w:hint="eastAsia"/>
        </w:rPr>
        <w:t xml:space="preserve">屏幕的配置函数库中设置完毕，除了特殊的 </w:t>
      </w:r>
      <w:r w:rsidRPr="00425E60">
        <w:t>RESET</w:t>
      </w:r>
      <w:r w:rsidRPr="00425E60">
        <w:rPr>
          <w:rFonts w:hint="eastAsia"/>
        </w:rPr>
        <w:t>、L</w:t>
      </w:r>
      <w:r w:rsidRPr="00425E60">
        <w:t>ED</w:t>
      </w:r>
      <w:r w:rsidRPr="00425E60">
        <w:rPr>
          <w:rFonts w:hint="eastAsia"/>
        </w:rPr>
        <w:t>、V</w:t>
      </w:r>
      <w:r w:rsidRPr="00425E60">
        <w:t>CC</w:t>
      </w:r>
      <w:r w:rsidRPr="00425E60">
        <w:rPr>
          <w:rFonts w:hint="eastAsia"/>
        </w:rPr>
        <w:t>、G</w:t>
      </w:r>
      <w:r w:rsidRPr="00425E60">
        <w:t xml:space="preserve">ND </w:t>
      </w:r>
      <w:r w:rsidRPr="00425E60">
        <w:rPr>
          <w:rFonts w:hint="eastAsia"/>
        </w:rPr>
        <w:t>将连接到开发板上具体位置，其他的引脚都可以在库函数中进行配置，本次课程设计将</w:t>
      </w:r>
      <w:r w:rsidR="00164F7F" w:rsidRPr="00425E60">
        <w:rPr>
          <w:rFonts w:hint="eastAsia"/>
        </w:rPr>
        <w:t>总线时钟信号(</w:t>
      </w:r>
      <w:r w:rsidR="00164F7F" w:rsidRPr="00425E60">
        <w:t>SCK)</w:t>
      </w:r>
      <w:r w:rsidRPr="00425E60">
        <w:rPr>
          <w:rFonts w:hint="eastAsia"/>
        </w:rPr>
        <w:t>、</w:t>
      </w:r>
      <w:r w:rsidR="00164F7F" w:rsidRPr="00425E60">
        <w:rPr>
          <w:rFonts w:hint="eastAsia"/>
        </w:rPr>
        <w:t>晶</w:t>
      </w:r>
      <w:proofErr w:type="gramStart"/>
      <w:r w:rsidR="00164F7F" w:rsidRPr="00425E60">
        <w:rPr>
          <w:rFonts w:hint="eastAsia"/>
        </w:rPr>
        <w:t>屏数据</w:t>
      </w:r>
      <w:proofErr w:type="gramEnd"/>
      <w:r w:rsidR="00164F7F" w:rsidRPr="00425E60">
        <w:rPr>
          <w:rFonts w:hint="eastAsia"/>
        </w:rPr>
        <w:t>选择信号(</w:t>
      </w:r>
      <w:r w:rsidR="00164F7F" w:rsidRPr="00425E60">
        <w:t>A0)</w:t>
      </w:r>
      <w:r w:rsidRPr="00425E60">
        <w:rPr>
          <w:rFonts w:hint="eastAsia"/>
        </w:rPr>
        <w:t>、</w:t>
      </w:r>
      <w:r w:rsidR="00164F7F" w:rsidRPr="00425E60">
        <w:rPr>
          <w:rFonts w:hint="eastAsia"/>
        </w:rPr>
        <w:t>总线写数据信号(</w:t>
      </w:r>
      <w:r w:rsidR="00164F7F" w:rsidRPr="00425E60">
        <w:t>SDA)</w:t>
      </w:r>
      <w:r w:rsidRPr="00425E60">
        <w:rPr>
          <w:rFonts w:hint="eastAsia"/>
        </w:rPr>
        <w:t>、</w:t>
      </w:r>
      <w:r w:rsidR="00164F7F" w:rsidRPr="00425E60">
        <w:rPr>
          <w:rFonts w:hint="eastAsia"/>
        </w:rPr>
        <w:t>片选信号(</w:t>
      </w:r>
      <w:r w:rsidR="00164F7F" w:rsidRPr="00425E60">
        <w:t>CS)</w:t>
      </w:r>
      <w:r w:rsidRPr="00425E60">
        <w:rPr>
          <w:rFonts w:hint="eastAsia"/>
        </w:rPr>
        <w:t>液分别连接</w:t>
      </w:r>
      <w:proofErr w:type="gramStart"/>
      <w:r w:rsidRPr="00425E60">
        <w:rPr>
          <w:rFonts w:hint="eastAsia"/>
        </w:rPr>
        <w:t>至开发板</w:t>
      </w:r>
      <w:proofErr w:type="gramEnd"/>
      <w:r w:rsidRPr="00425E60">
        <w:rPr>
          <w:rFonts w:hint="eastAsia"/>
        </w:rPr>
        <w:t>的 D</w:t>
      </w:r>
      <w:r w:rsidRPr="00425E60">
        <w:t xml:space="preserve">5 </w:t>
      </w:r>
      <w:r w:rsidRPr="00425E60">
        <w:rPr>
          <w:rFonts w:hint="eastAsia"/>
        </w:rPr>
        <w:t xml:space="preserve">到 </w:t>
      </w:r>
      <w:r w:rsidRPr="00425E60">
        <w:t xml:space="preserve">D8 </w:t>
      </w:r>
      <w:r w:rsidRPr="00425E60">
        <w:rPr>
          <w:rFonts w:hint="eastAsia"/>
        </w:rPr>
        <w:t>四个引脚上。对于</w:t>
      </w:r>
      <w:r w:rsidRPr="00425E60">
        <w:t xml:space="preserve"> DHT11 </w:t>
      </w:r>
      <w:r w:rsidRPr="00425E60">
        <w:rPr>
          <w:rFonts w:hint="eastAsia"/>
        </w:rPr>
        <w:t>温湿度传感器，在</w:t>
      </w:r>
      <w:r w:rsidRPr="00425E60">
        <w:rPr>
          <w:rFonts w:hint="eastAsia"/>
        </w:rPr>
        <w:lastRenderedPageBreak/>
        <w:t xml:space="preserve">程序中将其数据传输接口设置到 </w:t>
      </w:r>
      <w:r w:rsidRPr="00425E60">
        <w:t xml:space="preserve">D4 </w:t>
      </w:r>
      <w:r w:rsidRPr="00425E60">
        <w:rPr>
          <w:rFonts w:hint="eastAsia"/>
        </w:rPr>
        <w:t xml:space="preserve">引脚，该引脚在开发板上紧挨着一个电源引脚和接地引脚，刚好满足 </w:t>
      </w:r>
      <w:r w:rsidRPr="00425E60">
        <w:t xml:space="preserve">DHT11 </w:t>
      </w:r>
      <w:r w:rsidRPr="00425E60">
        <w:rPr>
          <w:rFonts w:hint="eastAsia"/>
        </w:rPr>
        <w:t>传感器的需求。接着在 D</w:t>
      </w:r>
      <w:r w:rsidRPr="00425E60">
        <w:t xml:space="preserve">2 </w:t>
      </w:r>
      <w:r w:rsidRPr="00425E60">
        <w:rPr>
          <w:rFonts w:hint="eastAsia"/>
        </w:rPr>
        <w:t>接一根杜邦</w:t>
      </w:r>
      <w:proofErr w:type="gramStart"/>
      <w:r w:rsidRPr="00425E60">
        <w:rPr>
          <w:rFonts w:hint="eastAsia"/>
        </w:rPr>
        <w:t>线用于</w:t>
      </w:r>
      <w:proofErr w:type="gramEnd"/>
      <w:r w:rsidRPr="00425E60">
        <w:rPr>
          <w:rFonts w:hint="eastAsia"/>
        </w:rPr>
        <w:t>切换屏幕的数字和图像显示，本次课程设计所需的硬件系统全部连接完毕。</w:t>
      </w:r>
      <w:r w:rsidRPr="00425E60">
        <w:t>将 USB 数据线与电脑相连，将程序</w:t>
      </w:r>
      <w:proofErr w:type="gramStart"/>
      <w:r w:rsidRPr="00425E60">
        <w:t>烧录</w:t>
      </w:r>
      <w:r w:rsidRPr="00425E60">
        <w:rPr>
          <w:rFonts w:hint="eastAsia"/>
        </w:rPr>
        <w:t>至</w:t>
      </w:r>
      <w:r w:rsidRPr="00425E60">
        <w:t>单片机</w:t>
      </w:r>
      <w:proofErr w:type="gramEnd"/>
      <w:r w:rsidRPr="00425E60">
        <w:t>中，</w:t>
      </w:r>
      <w:r w:rsidRPr="00425E60">
        <w:rPr>
          <w:rFonts w:hint="eastAsia"/>
        </w:rPr>
        <w:t xml:space="preserve">温湿度传感器 </w:t>
      </w:r>
      <w:r w:rsidRPr="00425E60">
        <w:t>DHT11 将采集到的</w:t>
      </w:r>
      <w:r w:rsidRPr="00425E60">
        <w:rPr>
          <w:rFonts w:hint="eastAsia"/>
        </w:rPr>
        <w:t>数据</w:t>
      </w:r>
      <w:r w:rsidRPr="00425E60">
        <w:t>传送给单片机</w:t>
      </w:r>
      <w:r w:rsidRPr="00425E60">
        <w:rPr>
          <w:rFonts w:hint="eastAsia"/>
        </w:rPr>
        <w:t>，</w:t>
      </w:r>
      <w:r w:rsidRPr="00425E60">
        <w:t>单片机对接收到的数据进行分析处理，</w:t>
      </w:r>
      <w:r w:rsidRPr="00425E60">
        <w:rPr>
          <w:rFonts w:hint="eastAsia"/>
        </w:rPr>
        <w:t>并将数据输入</w:t>
      </w:r>
      <w:r w:rsidRPr="00425E60">
        <w:t>显示</w:t>
      </w:r>
      <w:r w:rsidRPr="00425E60">
        <w:rPr>
          <w:rFonts w:hint="eastAsia"/>
        </w:rPr>
        <w:t>屏和</w:t>
      </w:r>
      <w:r w:rsidRPr="00425E60">
        <w:t xml:space="preserve"> I/O </w:t>
      </w:r>
      <w:r w:rsidRPr="00425E60">
        <w:rPr>
          <w:rFonts w:hint="eastAsia"/>
        </w:rPr>
        <w:t>口</w:t>
      </w:r>
      <w:r w:rsidRPr="00425E60">
        <w:t>，</w:t>
      </w:r>
      <w:r w:rsidRPr="00425E60">
        <w:rPr>
          <w:rFonts w:hint="eastAsia"/>
        </w:rPr>
        <w:t>随时更新数据的同时刷新屏幕图像。数据</w:t>
      </w:r>
      <w:r w:rsidRPr="00425E60">
        <w:t>传送到 LabView 中显示且保存</w:t>
      </w:r>
      <w:r w:rsidRPr="00425E60">
        <w:rPr>
          <w:rFonts w:hint="eastAsia"/>
        </w:rPr>
        <w:t>。</w:t>
      </w:r>
      <w:r w:rsidRPr="00425E60">
        <w:t xml:space="preserve"> </w:t>
      </w:r>
    </w:p>
    <w:p w14:paraId="404746F2" w14:textId="28F3B22C" w:rsidR="00A20DE2" w:rsidRPr="00425E60" w:rsidRDefault="00425E60" w:rsidP="00425E60">
      <w:pPr>
        <w:pStyle w:val="ae"/>
        <w:outlineLvl w:val="1"/>
        <w:rPr>
          <w:rFonts w:ascii="黑体" w:hAnsi="黑体"/>
        </w:rPr>
      </w:pPr>
      <w:bookmarkStart w:id="123" w:name="_Toc117506421"/>
      <w:r w:rsidRPr="00425E60">
        <w:rPr>
          <w:rFonts w:ascii="黑体" w:hAnsi="黑体" w:hint="eastAsia"/>
        </w:rPr>
        <w:t>5</w:t>
      </w:r>
      <w:r w:rsidRPr="00425E60">
        <w:rPr>
          <w:rFonts w:ascii="黑体" w:hAnsi="黑体"/>
        </w:rPr>
        <w:t xml:space="preserve">.2 </w:t>
      </w:r>
      <w:r w:rsidRPr="00425E60">
        <w:rPr>
          <w:rFonts w:ascii="黑体" w:hAnsi="黑体" w:hint="eastAsia"/>
        </w:rPr>
        <w:t>调试</w:t>
      </w:r>
      <w:r w:rsidRPr="00425E60">
        <w:rPr>
          <w:rFonts w:ascii="黑体" w:hAnsi="黑体"/>
        </w:rPr>
        <w:t>运行</w:t>
      </w:r>
      <w:bookmarkEnd w:id="123"/>
    </w:p>
    <w:p w14:paraId="0979956C" w14:textId="4E743A28" w:rsidR="00A20DE2" w:rsidRPr="00DD6A33" w:rsidDel="00DD6A33" w:rsidRDefault="004C2BCA">
      <w:pPr>
        <w:pStyle w:val="a5"/>
        <w:ind w:firstLine="480"/>
        <w:rPr>
          <w:del w:id="124" w:author="苏 kinng" w:date="2022-10-11T10:39:00Z"/>
        </w:rPr>
        <w:pPrChange w:id="125" w:author="苏 kinng" w:date="2022-10-11T10:50:00Z">
          <w:pPr>
            <w:pStyle w:val="a5"/>
            <w:spacing w:before="6" w:line="244" w:lineRule="auto"/>
            <w:ind w:left="214" w:right="359" w:firstLine="480"/>
            <w:jc w:val="both"/>
          </w:pPr>
        </w:pPrChange>
      </w:pPr>
      <w:del w:id="126" w:author="苏 kinng" w:date="2022-10-11T10:48:00Z">
        <w:r w:rsidRPr="00B61512" w:rsidDel="00DD6A33">
          <w:rPr>
            <w:noProof/>
            <w:spacing w:val="-3"/>
          </w:rPr>
          <w:drawing>
            <wp:anchor distT="0" distB="0" distL="114300" distR="114300" simplePos="0" relativeHeight="251673088" behindDoc="0" locked="0" layoutInCell="1" allowOverlap="1" wp14:anchorId="23F93C55" wp14:editId="37E923F4">
              <wp:simplePos x="0" y="0"/>
              <wp:positionH relativeFrom="column">
                <wp:posOffset>779780</wp:posOffset>
              </wp:positionH>
              <wp:positionV relativeFrom="page">
                <wp:posOffset>4363835</wp:posOffset>
              </wp:positionV>
              <wp:extent cx="4119245" cy="308927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19245" cy="3089275"/>
                      </a:xfrm>
                      <a:prstGeom prst="rect">
                        <a:avLst/>
                      </a:prstGeom>
                    </pic:spPr>
                  </pic:pic>
                </a:graphicData>
              </a:graphic>
            </wp:anchor>
          </w:drawing>
        </w:r>
      </w:del>
      <w:r w:rsidR="00DD6A33" w:rsidRPr="00DD6A33">
        <w:rPr>
          <w:rFonts w:hint="eastAsia"/>
        </w:rPr>
        <w:t>对于</w:t>
      </w:r>
      <w:r w:rsidR="00DD6A33" w:rsidRPr="00DD6A33">
        <w:t xml:space="preserve"> Arduino IDE </w:t>
      </w:r>
      <w:r w:rsidR="00DD6A33" w:rsidRPr="00DD6A33">
        <w:rPr>
          <w:rFonts w:hint="eastAsia"/>
        </w:rPr>
        <w:t>软件中单片机处理系统的代码在完成编写之后，在软件的菜单栏中选择上传，软件会自行进行编译和检查错误并将其烧</w:t>
      </w:r>
      <w:proofErr w:type="gramStart"/>
      <w:r w:rsidR="00DD6A33" w:rsidRPr="00DD6A33">
        <w:rPr>
          <w:rFonts w:hint="eastAsia"/>
        </w:rPr>
        <w:t>录至开发板</w:t>
      </w:r>
      <w:proofErr w:type="gramEnd"/>
      <w:r w:rsidR="00DD6A33" w:rsidRPr="00DD6A33">
        <w:rPr>
          <w:rFonts w:hint="eastAsia"/>
        </w:rPr>
        <w:t>，</w:t>
      </w:r>
      <w:r w:rsidR="00DD6A33" w:rsidRPr="00DD6A33">
        <w:t>在开始运行</w:t>
      </w:r>
      <w:r w:rsidR="00DD6A33" w:rsidRPr="00DD6A33">
        <w:rPr>
          <w:rFonts w:hint="eastAsia"/>
        </w:rPr>
        <w:t>程序</w:t>
      </w:r>
      <w:r w:rsidR="00DD6A33" w:rsidRPr="00DD6A33">
        <w:t>之前要先设置好串口号以及数据保存的文件路径，</w:t>
      </w:r>
      <w:r w:rsidR="00DD6A33" w:rsidRPr="00DD6A33">
        <w:rPr>
          <w:rFonts w:hint="eastAsia"/>
        </w:rPr>
        <w:t>其他选项都使用默认值即可。</w:t>
      </w:r>
      <w:ins w:id="127" w:author="苏 kinng" w:date="2022-10-11T10:52:00Z">
        <w:r w:rsidR="000D4CE0">
          <w:rPr>
            <w:rFonts w:hint="eastAsia"/>
          </w:rPr>
          <w:t>系统整体运行效果实物图</w:t>
        </w:r>
        <w:r w:rsidR="000D4CE0" w:rsidRPr="00207C89">
          <w:t>如</w:t>
        </w:r>
        <w:r w:rsidR="000D4CE0" w:rsidRPr="00207C89">
          <w:rPr>
            <w:rFonts w:hint="eastAsia"/>
          </w:rPr>
          <w:t>图</w:t>
        </w:r>
        <w:r w:rsidR="000D4CE0" w:rsidRPr="00207C89">
          <w:t xml:space="preserve"> 11 所示</w:t>
        </w:r>
        <w:r w:rsidR="000D4CE0">
          <w:rPr>
            <w:rFonts w:hint="eastAsia"/>
          </w:rPr>
          <w:t>，</w:t>
        </w:r>
      </w:ins>
      <w:r w:rsidR="00DD6A33" w:rsidRPr="00DD6A33">
        <w:t>开始运行时，波形图表</w:t>
      </w:r>
      <w:r w:rsidR="00DD6A33" w:rsidRPr="00DD6A33">
        <w:rPr>
          <w:rFonts w:hint="eastAsia"/>
        </w:rPr>
        <w:t>和</w:t>
      </w:r>
      <w:r w:rsidR="00DD6A33" w:rsidRPr="00DD6A33">
        <w:t>数值可实时显示温度曲线及具体数值</w:t>
      </w:r>
      <w:del w:id="128" w:author="苏 kinng" w:date="2022-10-11T10:52:00Z">
        <w:r w:rsidR="00DD6A33" w:rsidRPr="00DD6A33" w:rsidDel="000D4CE0">
          <w:delText>，如</w:delText>
        </w:r>
      </w:del>
      <w:bookmarkStart w:id="129" w:name="_Hlk116377163"/>
      <w:ins w:id="130" w:author="苏 kinng" w:date="2022-10-11T10:39:00Z">
        <w:r w:rsidRPr="00DD6A33">
          <w:t>，此时读取间隔为 0.2 秒，</w:t>
        </w:r>
      </w:ins>
      <w:ins w:id="131" w:author="苏 kinng" w:date="2022-10-11T10:40:00Z">
        <w:r w:rsidRPr="00DD6A33">
          <w:rPr>
            <w:rFonts w:hint="eastAsia"/>
          </w:rPr>
          <w:t>传感器采样周期为</w:t>
        </w:r>
        <w:r w:rsidRPr="00DD6A33">
          <w:t xml:space="preserve"> 1s </w:t>
        </w:r>
        <w:r w:rsidRPr="00DD6A33">
          <w:rPr>
            <w:rFonts w:hint="eastAsia"/>
          </w:rPr>
          <w:t>，因此</w:t>
        </w:r>
      </w:ins>
      <w:ins w:id="132" w:author="苏 kinng" w:date="2022-10-11T10:41:00Z">
        <w:r w:rsidRPr="00DD6A33">
          <w:rPr>
            <w:rFonts w:hint="eastAsia"/>
          </w:rPr>
          <w:t>记录</w:t>
        </w:r>
      </w:ins>
      <w:ins w:id="133" w:author="苏 kinng" w:date="2022-10-11T10:40:00Z">
        <w:r w:rsidRPr="00DD6A33">
          <w:rPr>
            <w:rFonts w:hint="eastAsia"/>
          </w:rPr>
          <w:t>周期</w:t>
        </w:r>
      </w:ins>
      <w:ins w:id="134" w:author="苏 kinng" w:date="2022-10-11T10:41:00Z">
        <w:r w:rsidRPr="00DD6A33">
          <w:rPr>
            <w:rFonts w:hint="eastAsia"/>
          </w:rPr>
          <w:t>为</w:t>
        </w:r>
        <w:r w:rsidRPr="00DD6A33">
          <w:t xml:space="preserve"> 1.2s </w:t>
        </w:r>
        <w:r w:rsidRPr="00DD6A33">
          <w:rPr>
            <w:rFonts w:hint="eastAsia"/>
          </w:rPr>
          <w:t>，</w:t>
        </w:r>
      </w:ins>
      <w:ins w:id="135" w:author="苏 kinng" w:date="2022-10-11T10:39:00Z">
        <w:r w:rsidRPr="00DD6A33">
          <w:t>D2 的布尔值为 1，代表此时屏幕正处于数字显示状态，温度为 31 摄氏度，相对湿度为 62 %。</w:t>
        </w:r>
      </w:ins>
      <w:del w:id="136" w:author="苏 kinng" w:date="2022-10-11T10:39:00Z">
        <w:r w:rsidR="00DD6A33" w:rsidRPr="00DD6A33" w:rsidDel="004C2BCA">
          <w:rPr>
            <w:highlight w:val="green"/>
            <w:rPrChange w:id="137" w:author="苏 kinng" w:date="2022-10-11T10:50:00Z">
              <w:rPr>
                <w:spacing w:val="-2"/>
              </w:rPr>
            </w:rPrChange>
          </w:rPr>
          <w:delText xml:space="preserve">图 </w:delText>
        </w:r>
        <w:r w:rsidR="00DD6A33" w:rsidRPr="00DD6A33" w:rsidDel="004C2BCA">
          <w:rPr>
            <w:highlight w:val="green"/>
            <w:rPrChange w:id="138" w:author="苏 kinng" w:date="2022-10-11T10:50:00Z">
              <w:rPr/>
            </w:rPrChange>
          </w:rPr>
          <w:delText xml:space="preserve">11 </w:delText>
        </w:r>
        <w:r w:rsidR="00DD6A33" w:rsidRPr="00DD6A33" w:rsidDel="004C2BCA">
          <w:rPr>
            <w:spacing w:val="-3"/>
            <w:highlight w:val="green"/>
            <w:rPrChange w:id="139" w:author="苏 kinng" w:date="2022-10-11T10:50:00Z">
              <w:rPr>
                <w:spacing w:val="-3"/>
              </w:rPr>
            </w:rPrChange>
          </w:rPr>
          <w:delText>所示，</w:delText>
        </w:r>
        <w:r w:rsidR="00DD6A33" w:rsidRPr="00DD6A33" w:rsidDel="004C2BCA">
          <w:rPr>
            <w:rFonts w:hint="eastAsia"/>
            <w:spacing w:val="-3"/>
            <w:highlight w:val="green"/>
            <w:rPrChange w:id="140" w:author="苏 kinng" w:date="2022-10-11T10:50:00Z">
              <w:rPr>
                <w:rFonts w:hint="eastAsia"/>
                <w:spacing w:val="-3"/>
              </w:rPr>
            </w:rPrChange>
          </w:rPr>
          <w:delText>此时读取间隔为</w:delText>
        </w:r>
        <w:r w:rsidR="00DD6A33" w:rsidRPr="00DD6A33" w:rsidDel="004C2BCA">
          <w:rPr>
            <w:spacing w:val="-3"/>
            <w:highlight w:val="green"/>
            <w:rPrChange w:id="141" w:author="苏 kinng" w:date="2022-10-11T10:50:00Z">
              <w:rPr>
                <w:spacing w:val="-3"/>
              </w:rPr>
            </w:rPrChange>
          </w:rPr>
          <w:delText xml:space="preserve"> 0.2 </w:delText>
        </w:r>
        <w:r w:rsidR="00DD6A33" w:rsidRPr="00DD6A33" w:rsidDel="004C2BCA">
          <w:rPr>
            <w:rFonts w:hint="eastAsia"/>
            <w:spacing w:val="-3"/>
            <w:highlight w:val="green"/>
            <w:rPrChange w:id="142" w:author="苏 kinng" w:date="2022-10-11T10:50:00Z">
              <w:rPr>
                <w:rFonts w:hint="eastAsia"/>
                <w:spacing w:val="-3"/>
              </w:rPr>
            </w:rPrChange>
          </w:rPr>
          <w:delText>秒，正处于运行状态，</w:delText>
        </w:r>
        <w:r w:rsidR="00DD6A33" w:rsidRPr="00DD6A33" w:rsidDel="004C2BCA">
          <w:rPr>
            <w:spacing w:val="-3"/>
            <w:highlight w:val="green"/>
            <w:rPrChange w:id="143" w:author="苏 kinng" w:date="2022-10-11T10:50:00Z">
              <w:rPr>
                <w:spacing w:val="-3"/>
              </w:rPr>
            </w:rPrChange>
          </w:rPr>
          <w:delText xml:space="preserve">D2 </w:delText>
        </w:r>
        <w:r w:rsidR="00DD6A33" w:rsidRPr="00DD6A33" w:rsidDel="004C2BCA">
          <w:rPr>
            <w:rFonts w:hint="eastAsia"/>
            <w:spacing w:val="-3"/>
            <w:highlight w:val="green"/>
            <w:rPrChange w:id="144" w:author="苏 kinng" w:date="2022-10-11T10:50:00Z">
              <w:rPr>
                <w:rFonts w:hint="eastAsia"/>
                <w:spacing w:val="-3"/>
              </w:rPr>
            </w:rPrChange>
          </w:rPr>
          <w:delText>的布尔值为</w:delText>
        </w:r>
        <w:r w:rsidR="00DD6A33" w:rsidRPr="00DD6A33" w:rsidDel="004C2BCA">
          <w:rPr>
            <w:spacing w:val="-3"/>
            <w:highlight w:val="green"/>
            <w:rPrChange w:id="145" w:author="苏 kinng" w:date="2022-10-11T10:50:00Z">
              <w:rPr>
                <w:spacing w:val="-3"/>
              </w:rPr>
            </w:rPrChange>
          </w:rPr>
          <w:delText xml:space="preserve"> 1，代表此时屏幕正处于数字显示状态，温度为 31 </w:delText>
        </w:r>
        <w:r w:rsidR="00DD6A33" w:rsidRPr="00DD6A33" w:rsidDel="004C2BCA">
          <w:rPr>
            <w:rFonts w:hint="eastAsia"/>
            <w:spacing w:val="-3"/>
            <w:highlight w:val="green"/>
            <w:rPrChange w:id="146" w:author="苏 kinng" w:date="2022-10-11T10:50:00Z">
              <w:rPr>
                <w:rFonts w:hint="eastAsia"/>
                <w:spacing w:val="-3"/>
              </w:rPr>
            </w:rPrChange>
          </w:rPr>
          <w:delText>摄氏度，相对湿度为</w:delText>
        </w:r>
        <w:r w:rsidR="00DD6A33" w:rsidRPr="00DD6A33" w:rsidDel="004C2BCA">
          <w:rPr>
            <w:spacing w:val="-3"/>
            <w:highlight w:val="green"/>
            <w:rPrChange w:id="147" w:author="苏 kinng" w:date="2022-10-11T10:50:00Z">
              <w:rPr>
                <w:spacing w:val="-3"/>
              </w:rPr>
            </w:rPrChange>
          </w:rPr>
          <w:delText xml:space="preserve"> 62 %。</w:delText>
        </w:r>
        <w:bookmarkEnd w:id="129"/>
      </w:del>
    </w:p>
    <w:p w14:paraId="18660C1B" w14:textId="41D8A777" w:rsidR="00A20DE2" w:rsidRPr="00DD6A33" w:rsidDel="004C2BCA" w:rsidRDefault="00000000">
      <w:pPr>
        <w:pStyle w:val="a5"/>
        <w:ind w:firstLine="474"/>
        <w:rPr>
          <w:del w:id="148" w:author="苏 kinng" w:date="2022-10-11T10:39:00Z"/>
          <w:spacing w:val="-3"/>
          <w:highlight w:val="green"/>
        </w:rPr>
        <w:pPrChange w:id="149" w:author="苏 kinng" w:date="2022-10-11T10:50:00Z">
          <w:pPr>
            <w:pStyle w:val="a5"/>
            <w:spacing w:before="6" w:line="244" w:lineRule="auto"/>
            <w:ind w:left="214" w:right="359" w:firstLine="474"/>
            <w:jc w:val="both"/>
          </w:pPr>
        </w:pPrChange>
      </w:pPr>
      <w:ins w:id="150" w:author="Administrator" w:date="2022-10-11T08:59:00Z">
        <w:del w:id="151" w:author="苏 kinng" w:date="2022-10-11T10:39:00Z">
          <w:r w:rsidRPr="00DD6A33" w:rsidDel="004C2BCA">
            <w:rPr>
              <w:rFonts w:hint="eastAsia"/>
              <w:spacing w:val="-3"/>
              <w:highlight w:val="green"/>
            </w:rPr>
            <w:delText>图</w:delText>
          </w:r>
          <w:r w:rsidRPr="00DD6A33" w:rsidDel="004C2BCA">
            <w:rPr>
              <w:spacing w:val="-3"/>
              <w:highlight w:val="green"/>
            </w:rPr>
            <w:delText>11和图9重复了，把图12</w:delText>
          </w:r>
        </w:del>
      </w:ins>
      <w:ins w:id="152" w:author="Administrator" w:date="2022-10-11T09:00:00Z">
        <w:del w:id="153" w:author="苏 kinng" w:date="2022-10-11T10:39:00Z">
          <w:r w:rsidRPr="00DD6A33" w:rsidDel="004C2BCA">
            <w:rPr>
              <w:rFonts w:hint="eastAsia"/>
              <w:spacing w:val="-3"/>
              <w:highlight w:val="green"/>
            </w:rPr>
            <w:delText>替换成图</w:delText>
          </w:r>
          <w:r w:rsidRPr="00DD6A33" w:rsidDel="004C2BCA">
            <w:rPr>
              <w:spacing w:val="-3"/>
              <w:highlight w:val="green"/>
            </w:rPr>
            <w:delText>11以示整体运行效果实物图，替换成界面优化后的实物图，尽量使得硬件和软件整体清晰</w:delText>
          </w:r>
        </w:del>
      </w:ins>
      <w:ins w:id="154" w:author="Administrator" w:date="2022-10-11T09:01:00Z">
        <w:del w:id="155" w:author="苏 kinng" w:date="2022-10-11T10:39:00Z">
          <w:r w:rsidRPr="00DD6A33" w:rsidDel="004C2BCA">
            <w:rPr>
              <w:rFonts w:hint="eastAsia"/>
              <w:spacing w:val="-3"/>
              <w:highlight w:val="green"/>
            </w:rPr>
            <w:delText>可见</w:delText>
          </w:r>
        </w:del>
      </w:ins>
    </w:p>
    <w:p w14:paraId="1DEB204F" w14:textId="69C63C6E" w:rsidR="00A20DE2" w:rsidRPr="00DD6A33" w:rsidRDefault="00000000">
      <w:pPr>
        <w:pStyle w:val="a5"/>
        <w:ind w:firstLine="416"/>
        <w:pPrChange w:id="156" w:author="苏 kinng" w:date="2022-10-11T10:50:00Z">
          <w:pPr>
            <w:pStyle w:val="a5"/>
            <w:spacing w:before="30"/>
            <w:ind w:left="2156" w:right="1832" w:firstLine="416"/>
            <w:jc w:val="center"/>
          </w:pPr>
        </w:pPrChange>
      </w:pPr>
      <w:del w:id="157" w:author="苏 kinng" w:date="2022-10-11T10:39:00Z">
        <w:r w:rsidRPr="00DD6A33" w:rsidDel="004C2BCA">
          <w:rPr>
            <w:spacing w:val="-32"/>
          </w:rPr>
          <w:delText xml:space="preserve">图 </w:delText>
        </w:r>
        <w:r w:rsidRPr="00DD6A33" w:rsidDel="004C2BCA">
          <w:delText xml:space="preserve">11. </w:delText>
        </w:r>
        <w:r w:rsidRPr="00DD6A33" w:rsidDel="004C2BCA">
          <w:rPr>
            <w:rFonts w:hint="eastAsia"/>
          </w:rPr>
          <w:delText>温湿度实时检测传感系统运行图</w:delText>
        </w:r>
      </w:del>
    </w:p>
    <w:p w14:paraId="60432886" w14:textId="44301482" w:rsidR="00A20DE2" w:rsidRDefault="005B5940">
      <w:pPr>
        <w:pStyle w:val="a5"/>
        <w:spacing w:before="6" w:line="244" w:lineRule="auto"/>
        <w:ind w:left="214" w:right="359" w:firstLine="480"/>
        <w:jc w:val="center"/>
        <w:rPr>
          <w:spacing w:val="-3"/>
        </w:rPr>
      </w:pPr>
      <w:r>
        <w:rPr>
          <w:noProof/>
          <w:lang w:val="zh-CN"/>
        </w:rPr>
        <w:drawing>
          <wp:inline distT="0" distB="0" distL="0" distR="0" wp14:anchorId="038F96BF" wp14:editId="3696E252">
            <wp:extent cx="4905146" cy="367913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13375" cy="3685304"/>
                    </a:xfrm>
                    <a:prstGeom prst="rect">
                      <a:avLst/>
                    </a:prstGeom>
                  </pic:spPr>
                </pic:pic>
              </a:graphicData>
            </a:graphic>
          </wp:inline>
        </w:drawing>
      </w:r>
      <w:r>
        <w:rPr>
          <w:rFonts w:hint="eastAsia"/>
          <w:spacing w:val="-3"/>
        </w:rPr>
        <w:t>图1</w:t>
      </w:r>
      <w:ins w:id="158" w:author="苏 kinng" w:date="2022-10-11T10:39:00Z">
        <w:r w:rsidR="004C2BCA">
          <w:rPr>
            <w:spacing w:val="-3"/>
          </w:rPr>
          <w:t>1</w:t>
        </w:r>
      </w:ins>
      <w:del w:id="159" w:author="苏 kinng" w:date="2022-10-11T10:39:00Z">
        <w:r w:rsidDel="004C2BCA">
          <w:rPr>
            <w:spacing w:val="-3"/>
          </w:rPr>
          <w:delText>2</w:delText>
        </w:r>
      </w:del>
      <w:r>
        <w:rPr>
          <w:spacing w:val="-3"/>
        </w:rPr>
        <w:t xml:space="preserve">. </w:t>
      </w:r>
      <w:r>
        <w:rPr>
          <w:rFonts w:hint="eastAsia"/>
          <w:spacing w:val="-3"/>
        </w:rPr>
        <w:t>温湿度实时监测传感系统实物图</w:t>
      </w:r>
    </w:p>
    <w:p w14:paraId="0B7694DE" w14:textId="73A038B7" w:rsidR="00A20DE2" w:rsidRPr="00C5309C" w:rsidRDefault="00000000" w:rsidP="00425E60">
      <w:pPr>
        <w:pStyle w:val="a5"/>
        <w:ind w:firstLine="480"/>
      </w:pPr>
      <w:r w:rsidRPr="00C5309C">
        <w:rPr>
          <w:rFonts w:hint="eastAsia"/>
        </w:rPr>
        <w:t>在进行长时间实验过程中，该系统记录下了从下午6点开始的</w:t>
      </w:r>
      <w:r w:rsidRPr="00C5309C">
        <w:t>15</w:t>
      </w:r>
      <w:r w:rsidRPr="00C5309C">
        <w:rPr>
          <w:rFonts w:hint="eastAsia"/>
        </w:rPr>
        <w:t>个小时内的温湿度数据。图1</w:t>
      </w:r>
      <w:del w:id="160" w:author="Administrator" w:date="2022-10-11T09:01:00Z">
        <w:r w:rsidRPr="00C5309C">
          <w:delText>3</w:delText>
        </w:r>
      </w:del>
      <w:ins w:id="161" w:author="Administrator" w:date="2022-10-11T09:01:00Z">
        <w:r w:rsidRPr="00C5309C">
          <w:rPr>
            <w:rFonts w:hint="eastAsia"/>
          </w:rPr>
          <w:t>2</w:t>
        </w:r>
      </w:ins>
      <w:r w:rsidRPr="00C5309C">
        <w:rPr>
          <w:rFonts w:hint="eastAsia"/>
        </w:rPr>
        <w:t>为使用</w:t>
      </w:r>
      <w:r w:rsidRPr="00C5309C">
        <w:t xml:space="preserve"> O</w:t>
      </w:r>
      <w:r w:rsidRPr="00C5309C">
        <w:rPr>
          <w:rFonts w:hint="eastAsia"/>
        </w:rPr>
        <w:t>ri</w:t>
      </w:r>
      <w:r w:rsidRPr="00C5309C">
        <w:t xml:space="preserve">gin </w:t>
      </w:r>
      <w:r w:rsidRPr="00C5309C">
        <w:rPr>
          <w:rFonts w:hint="eastAsia"/>
        </w:rPr>
        <w:t>处理过全部数据后得到的图像中的一部分，其中从第</w:t>
      </w:r>
      <w:r w:rsidRPr="00C5309C">
        <w:t>100</w:t>
      </w:r>
      <w:r w:rsidRPr="00C5309C">
        <w:rPr>
          <w:rFonts w:hint="eastAsia"/>
        </w:rPr>
        <w:t>分钟到第</w:t>
      </w:r>
      <w:r w:rsidRPr="00C5309C">
        <w:t>350</w:t>
      </w:r>
      <w:r w:rsidRPr="00C5309C">
        <w:rPr>
          <w:rFonts w:hint="eastAsia"/>
        </w:rPr>
        <w:t>分钟之间为三次开关室内空调后测得的数据，考虑到空调和传感器的误差，测试数据是较为准确的，证明该系统在实际情况中的误差可以控制在1摄氏度和2%湿度之内，可以完全满足部分情况下的使用。在3</w:t>
      </w:r>
      <w:r w:rsidRPr="00C5309C">
        <w:t>50</w:t>
      </w:r>
      <w:r w:rsidRPr="00C5309C">
        <w:rPr>
          <w:rFonts w:hint="eastAsia"/>
        </w:rPr>
        <w:t>分钟之后为将湿毛巾放置于传感器附近时系统所记录下的数据，可以看到在较长时间内湿度在不断上升，温度维持在</w:t>
      </w:r>
      <w:r w:rsidRPr="00C5309C">
        <w:t>27</w:t>
      </w:r>
      <w:r w:rsidRPr="00C5309C">
        <w:rPr>
          <w:rFonts w:hint="eastAsia"/>
        </w:rPr>
        <w:t>摄氏度，验证了温度和湿度模块的独立性和稳定性，进一步确认了系统在实际情况中的应用能力。</w:t>
      </w:r>
    </w:p>
    <w:p w14:paraId="5F39C99C" w14:textId="73FD5D0B" w:rsidR="00A20DE2" w:rsidDel="00073AD9" w:rsidRDefault="00000000" w:rsidP="00073AD9">
      <w:pPr>
        <w:pStyle w:val="a5"/>
        <w:spacing w:before="6" w:line="244" w:lineRule="auto"/>
        <w:ind w:right="359" w:firstLine="480"/>
        <w:jc w:val="center"/>
        <w:rPr>
          <w:del w:id="162" w:author="苏 kinng" w:date="2022-10-17T20:49:00Z"/>
        </w:rPr>
      </w:pPr>
      <w:r>
        <w:object w:dxaOrig="8345" w:dyaOrig="5913" w14:anchorId="288783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16.75pt;height:296.3pt" o:ole="">
            <v:imagedata r:id="rId26" o:title=""/>
          </v:shape>
          <o:OLEObject Type="Embed" ProgID="Origin50.Graph" ShapeID="_x0000_i1031" DrawAspect="Content" ObjectID="_1728119175" r:id="rId27"/>
        </w:object>
      </w:r>
    </w:p>
    <w:p w14:paraId="59E75C64" w14:textId="77777777" w:rsidR="00073AD9" w:rsidRDefault="00073AD9">
      <w:pPr>
        <w:pStyle w:val="a5"/>
        <w:spacing w:before="6" w:line="244" w:lineRule="auto"/>
        <w:ind w:right="359" w:firstLine="476"/>
        <w:jc w:val="center"/>
        <w:rPr>
          <w:ins w:id="163" w:author="苏 kinng" w:date="2022-10-17T20:49:00Z"/>
          <w:spacing w:val="-2"/>
        </w:rPr>
      </w:pPr>
    </w:p>
    <w:p w14:paraId="7086A828" w14:textId="62BF402D" w:rsidR="00A20DE2" w:rsidDel="00073AD9" w:rsidRDefault="00000000" w:rsidP="00073AD9">
      <w:pPr>
        <w:pStyle w:val="a5"/>
        <w:spacing w:before="6" w:line="244" w:lineRule="auto"/>
        <w:ind w:right="359" w:firstLine="418"/>
        <w:jc w:val="center"/>
        <w:rPr>
          <w:del w:id="164" w:author="苏 kinng" w:date="2022-10-11T11:06:00Z"/>
        </w:rPr>
      </w:pPr>
      <w:r>
        <w:rPr>
          <w:spacing w:val="-31"/>
        </w:rPr>
        <w:t xml:space="preserve">图 </w:t>
      </w:r>
      <w:r>
        <w:t>1</w:t>
      </w:r>
      <w:del w:id="165" w:author="Administrator" w:date="2022-10-11T09:01:00Z">
        <w:r>
          <w:delText>3</w:delText>
        </w:r>
      </w:del>
      <w:ins w:id="166" w:author="Administrator" w:date="2022-10-11T09:01:00Z">
        <w:r>
          <w:rPr>
            <w:rFonts w:hint="eastAsia"/>
          </w:rPr>
          <w:t>2</w:t>
        </w:r>
      </w:ins>
      <w:r>
        <w:rPr>
          <w:rFonts w:hint="eastAsia"/>
        </w:rPr>
        <w:t>.</w:t>
      </w:r>
      <w:r>
        <w:t xml:space="preserve"> </w:t>
      </w:r>
      <w:r>
        <w:rPr>
          <w:rFonts w:hint="eastAsia"/>
        </w:rPr>
        <w:t>实时测量温度和湿度数据变化曲线</w:t>
      </w:r>
    </w:p>
    <w:p w14:paraId="5E0DF8C7" w14:textId="77777777" w:rsidR="00073AD9" w:rsidRDefault="00073AD9" w:rsidP="00E541C2">
      <w:pPr>
        <w:pStyle w:val="a5"/>
        <w:spacing w:before="67"/>
        <w:ind w:left="2156" w:right="1832" w:firstLine="480"/>
        <w:rPr>
          <w:ins w:id="167" w:author="苏 kinng" w:date="2022-10-17T20:49:00Z"/>
        </w:rPr>
      </w:pPr>
    </w:p>
    <w:p w14:paraId="1B56140B" w14:textId="35791907" w:rsidR="00C20EA0" w:rsidRPr="00425E60" w:rsidRDefault="00425E60" w:rsidP="00425E60">
      <w:pPr>
        <w:pStyle w:val="ae"/>
        <w:outlineLvl w:val="1"/>
        <w:rPr>
          <w:rFonts w:ascii="黑体" w:hAnsi="黑体"/>
        </w:rPr>
      </w:pPr>
      <w:bookmarkStart w:id="168" w:name="_Toc117506422"/>
      <w:r w:rsidRPr="00425E60">
        <w:rPr>
          <w:rFonts w:ascii="黑体" w:hAnsi="黑体"/>
        </w:rPr>
        <w:t xml:space="preserve">5.3 </w:t>
      </w:r>
      <w:r w:rsidR="00C20EA0" w:rsidRPr="00425E60">
        <w:rPr>
          <w:rFonts w:ascii="黑体" w:hAnsi="黑体"/>
        </w:rPr>
        <w:t>WIFI</w:t>
      </w:r>
      <w:r w:rsidR="00C5309C" w:rsidRPr="00425E60">
        <w:rPr>
          <w:rFonts w:ascii="黑体" w:hAnsi="黑体"/>
        </w:rPr>
        <w:t xml:space="preserve"> </w:t>
      </w:r>
      <w:r w:rsidR="00C5309C" w:rsidRPr="00425E60">
        <w:rPr>
          <w:rFonts w:ascii="黑体" w:hAnsi="黑体" w:hint="eastAsia"/>
        </w:rPr>
        <w:t>通讯</w:t>
      </w:r>
      <w:bookmarkEnd w:id="168"/>
    </w:p>
    <w:p w14:paraId="6EC046A8" w14:textId="41F37762" w:rsidR="00C20EA0" w:rsidRPr="00425E60" w:rsidRDefault="00C20EA0" w:rsidP="00425E60">
      <w:pPr>
        <w:pStyle w:val="ae"/>
        <w:outlineLvl w:val="2"/>
        <w:rPr>
          <w:rFonts w:ascii="黑体" w:hAnsi="黑体"/>
        </w:rPr>
      </w:pPr>
      <w:bookmarkStart w:id="169" w:name="_Toc117506423"/>
      <w:r w:rsidRPr="00425E60">
        <w:rPr>
          <w:rFonts w:ascii="黑体" w:hAnsi="黑体" w:hint="eastAsia"/>
        </w:rPr>
        <w:t>5</w:t>
      </w:r>
      <w:r w:rsidRPr="00425E60">
        <w:rPr>
          <w:rFonts w:ascii="黑体" w:hAnsi="黑体"/>
        </w:rPr>
        <w:t xml:space="preserve">.3.1 ESP8266 </w:t>
      </w:r>
      <w:r w:rsidRPr="00425E60">
        <w:rPr>
          <w:rFonts w:ascii="黑体" w:hAnsi="黑体" w:hint="eastAsia"/>
        </w:rPr>
        <w:t>芯片W</w:t>
      </w:r>
      <w:r w:rsidRPr="00425E60">
        <w:rPr>
          <w:rFonts w:ascii="黑体" w:hAnsi="黑体"/>
        </w:rPr>
        <w:t>IFI</w:t>
      </w:r>
      <w:r w:rsidRPr="00425E60">
        <w:rPr>
          <w:rFonts w:ascii="黑体" w:hAnsi="黑体" w:hint="eastAsia"/>
        </w:rPr>
        <w:t>模块介绍</w:t>
      </w:r>
      <w:bookmarkEnd w:id="169"/>
    </w:p>
    <w:p w14:paraId="2B8E5263" w14:textId="77777777" w:rsidR="005E6059" w:rsidRPr="00425E60" w:rsidRDefault="00C20EA0" w:rsidP="00425E60">
      <w:pPr>
        <w:pStyle w:val="a5"/>
        <w:ind w:firstLine="480"/>
      </w:pPr>
      <w:r w:rsidRPr="00425E60">
        <w:t>ESP8266是一款超低功耗的</w:t>
      </w:r>
      <w:r w:rsidRPr="00425E60">
        <w:rPr>
          <w:rFonts w:hint="eastAsia"/>
        </w:rPr>
        <w:t xml:space="preserve"> </w:t>
      </w:r>
      <w:r w:rsidRPr="00425E60">
        <w:t xml:space="preserve">UART-WIFI </w:t>
      </w:r>
      <w:proofErr w:type="gramStart"/>
      <w:r w:rsidRPr="00425E60">
        <w:t>透传模块</w:t>
      </w:r>
      <w:proofErr w:type="gramEnd"/>
      <w:r w:rsidRPr="00425E60">
        <w:t>，拥有业内极富竞争力的封装尺寸和超低能耗技术，专为移动设备和</w:t>
      </w:r>
      <w:proofErr w:type="gramStart"/>
      <w:r w:rsidRPr="00425E60">
        <w:t>物联网</w:t>
      </w:r>
      <w:proofErr w:type="gramEnd"/>
      <w:r w:rsidRPr="00425E60">
        <w:rPr>
          <w:rFonts w:hint="eastAsia"/>
        </w:rPr>
        <w:t>的</w:t>
      </w:r>
      <w:r w:rsidRPr="00425E60">
        <w:t>应用设计，可将用户的物理设备连接到</w:t>
      </w:r>
      <w:r w:rsidRPr="00425E60">
        <w:rPr>
          <w:rFonts w:hint="eastAsia"/>
        </w:rPr>
        <w:t xml:space="preserve"> </w:t>
      </w:r>
      <w:r w:rsidRPr="00425E60">
        <w:t>WIFI 无线网络上，进行互联网或局域网通信，实现联网功能。</w:t>
      </w:r>
      <w:proofErr w:type="gramStart"/>
      <w:r w:rsidRPr="00425E60">
        <w:rPr>
          <w:rFonts w:hint="eastAsia"/>
        </w:rPr>
        <w:t>透传就是</w:t>
      </w:r>
      <w:proofErr w:type="gramEnd"/>
      <w:r w:rsidRPr="00425E60">
        <w:rPr>
          <w:rFonts w:hint="eastAsia"/>
        </w:rPr>
        <w:t xml:space="preserve">指不需要关心 </w:t>
      </w:r>
      <w:r w:rsidRPr="00425E60">
        <w:t>WIFI 协议是如何实现的</w:t>
      </w:r>
      <w:r w:rsidRPr="00425E60">
        <w:rPr>
          <w:rFonts w:hint="eastAsia"/>
        </w:rPr>
        <w:t>,</w:t>
      </w:r>
      <w:r w:rsidRPr="00425E60">
        <w:t>所需要做的就是A通过串口发数据，B通过串口收数据，整个过程中A串口和B串口就像是用导线直接连接起来了一样。则对于开发人员来看，就是完全透明的</w:t>
      </w:r>
      <w:r w:rsidRPr="00425E60">
        <w:rPr>
          <w:rFonts w:hint="eastAsia"/>
        </w:rPr>
        <w:t>,这对于开发一些简单的功能来说是极大地简化了开发过程。</w:t>
      </w:r>
    </w:p>
    <w:p w14:paraId="389A2F7A" w14:textId="2CC43E4A" w:rsidR="008923F7" w:rsidRPr="00425E60" w:rsidRDefault="006963FC" w:rsidP="00425E60">
      <w:pPr>
        <w:pStyle w:val="a5"/>
        <w:ind w:firstLine="480"/>
      </w:pPr>
      <w:r w:rsidRPr="00425E60">
        <w:rPr>
          <w:rFonts w:hint="eastAsia"/>
        </w:rPr>
        <w:t>E</w:t>
      </w:r>
      <w:r w:rsidRPr="00425E60">
        <w:t xml:space="preserve">SP8266 WIFI </w:t>
      </w:r>
      <w:r w:rsidRPr="00425E60">
        <w:rPr>
          <w:rFonts w:hint="eastAsia"/>
        </w:rPr>
        <w:t>模块提供了三种模式，分别是接入点(</w:t>
      </w:r>
      <w:r w:rsidR="000355FB" w:rsidRPr="00425E60">
        <w:t>A</w:t>
      </w:r>
      <w:r w:rsidR="000355FB" w:rsidRPr="00425E60">
        <w:rPr>
          <w:rFonts w:hint="eastAsia"/>
        </w:rPr>
        <w:t>cc</w:t>
      </w:r>
      <w:r w:rsidR="000355FB" w:rsidRPr="00425E60">
        <w:t>ess Point</w:t>
      </w:r>
      <w:r w:rsidR="000355FB" w:rsidRPr="00425E60">
        <w:rPr>
          <w:rFonts w:hint="eastAsia"/>
        </w:rPr>
        <w:t>，</w:t>
      </w:r>
      <w:r w:rsidRPr="00425E60">
        <w:t>AP)</w:t>
      </w:r>
      <w:r w:rsidRPr="00425E60">
        <w:rPr>
          <w:rFonts w:hint="eastAsia"/>
        </w:rPr>
        <w:t>模式，无线终端(</w:t>
      </w:r>
      <w:r w:rsidR="000355FB" w:rsidRPr="00425E60">
        <w:t>Wireless Station</w:t>
      </w:r>
      <w:r w:rsidR="000355FB" w:rsidRPr="00425E60">
        <w:rPr>
          <w:rFonts w:hint="eastAsia"/>
        </w:rPr>
        <w:t>，</w:t>
      </w:r>
      <w:r w:rsidR="000355FB" w:rsidRPr="00425E60">
        <w:t>WS</w:t>
      </w:r>
      <w:r w:rsidRPr="00425E60">
        <w:t>)</w:t>
      </w:r>
      <w:r w:rsidRPr="00425E60">
        <w:rPr>
          <w:rFonts w:hint="eastAsia"/>
        </w:rPr>
        <w:t>模式和混合模式。</w:t>
      </w:r>
      <w:r w:rsidR="000355FB" w:rsidRPr="00425E60">
        <w:rPr>
          <w:rFonts w:hint="eastAsia"/>
        </w:rPr>
        <w:t>接入点模式是指 ES</w:t>
      </w:r>
      <w:r w:rsidR="000355FB" w:rsidRPr="00425E60">
        <w:t xml:space="preserve">P8266 </w:t>
      </w:r>
      <w:r w:rsidR="000355FB" w:rsidRPr="00425E60">
        <w:rPr>
          <w:rFonts w:hint="eastAsia"/>
        </w:rPr>
        <w:t>可以自行建立一个局域 WIFI</w:t>
      </w:r>
      <w:r w:rsidR="000355FB" w:rsidRPr="00425E60">
        <w:t xml:space="preserve"> </w:t>
      </w:r>
      <w:r w:rsidR="000355FB" w:rsidRPr="00425E60">
        <w:rPr>
          <w:rFonts w:hint="eastAsia"/>
        </w:rPr>
        <w:t xml:space="preserve">网络提供给用户连接以进行数据传输，无线终端模式是指 </w:t>
      </w:r>
      <w:r w:rsidR="000355FB" w:rsidRPr="00425E60">
        <w:t xml:space="preserve">ESP8266 </w:t>
      </w:r>
      <w:r w:rsidR="000355FB" w:rsidRPr="00425E60">
        <w:rPr>
          <w:rFonts w:hint="eastAsia"/>
        </w:rPr>
        <w:t>将连接到已经存在的 WIFI</w:t>
      </w:r>
      <w:r w:rsidR="000355FB" w:rsidRPr="00425E60">
        <w:t xml:space="preserve"> </w:t>
      </w:r>
      <w:r w:rsidR="000355FB" w:rsidRPr="00425E60">
        <w:rPr>
          <w:rFonts w:hint="eastAsia"/>
        </w:rPr>
        <w:t>网络中，并将自身作为一个终端来从网络中获取数据，混合模式即两种模式的结合。作为本次课程设计的拓展实验部分，使用接入点模式不仅简化了数据通讯的流程，不必使用已经存在的网络作为中介，而且可以让设备可以在附近没有网络的情况下可以进行正常运作</w:t>
      </w:r>
      <w:r w:rsidR="005E6059" w:rsidRPr="00425E60">
        <w:rPr>
          <w:rFonts w:hint="eastAsia"/>
        </w:rPr>
        <w:t>，提高了实用性</w:t>
      </w:r>
      <w:r w:rsidR="00425E60" w:rsidRPr="00425E60">
        <w:rPr>
          <w:rFonts w:hint="eastAsia"/>
          <w:vertAlign w:val="superscript"/>
        </w:rPr>
        <w:t>[</w:t>
      </w:r>
      <w:r w:rsidR="00425E60" w:rsidRPr="00425E60">
        <w:rPr>
          <w:vertAlign w:val="superscript"/>
        </w:rPr>
        <w:t>7]</w:t>
      </w:r>
      <w:r w:rsidR="005E6059" w:rsidRPr="00425E60">
        <w:rPr>
          <w:rFonts w:hint="eastAsia"/>
        </w:rPr>
        <w:t>。</w:t>
      </w:r>
    </w:p>
    <w:p w14:paraId="6334C88E" w14:textId="1D7CD2BE" w:rsidR="002062F6" w:rsidRPr="00425E60" w:rsidRDefault="00AA3028" w:rsidP="00425E60">
      <w:pPr>
        <w:pStyle w:val="ae"/>
        <w:outlineLvl w:val="2"/>
        <w:rPr>
          <w:rFonts w:ascii="黑体" w:hAnsi="黑体"/>
        </w:rPr>
      </w:pPr>
      <w:bookmarkStart w:id="170" w:name="_Toc117506424"/>
      <w:r w:rsidRPr="00425E60">
        <w:rPr>
          <w:rFonts w:ascii="黑体" w:hAnsi="黑体" w:hint="eastAsia"/>
        </w:rPr>
        <w:t>5</w:t>
      </w:r>
      <w:r w:rsidRPr="00425E60">
        <w:rPr>
          <w:rFonts w:ascii="黑体" w:hAnsi="黑体"/>
        </w:rPr>
        <w:t xml:space="preserve">.3.2 </w:t>
      </w:r>
      <w:r w:rsidR="00A624BD" w:rsidRPr="00425E60">
        <w:rPr>
          <w:rFonts w:ascii="黑体" w:hAnsi="黑体"/>
        </w:rPr>
        <w:t xml:space="preserve">WIFI </w:t>
      </w:r>
      <w:r w:rsidR="00A624BD" w:rsidRPr="00425E60">
        <w:rPr>
          <w:rFonts w:ascii="黑体" w:hAnsi="黑体" w:hint="eastAsia"/>
        </w:rPr>
        <w:t>通讯过程设计</w:t>
      </w:r>
      <w:bookmarkEnd w:id="170"/>
    </w:p>
    <w:p w14:paraId="037FF75D" w14:textId="18EFB3A8" w:rsidR="00650B3A" w:rsidRPr="00425E60" w:rsidRDefault="002062F6" w:rsidP="00425E60">
      <w:pPr>
        <w:pStyle w:val="a5"/>
        <w:ind w:firstLine="480"/>
      </w:pPr>
      <w:r w:rsidRPr="00425E60">
        <w:rPr>
          <w:rFonts w:hint="eastAsia"/>
        </w:rPr>
        <w:t>通讯过程首先是要保持上述实验中 E</w:t>
      </w:r>
      <w:r w:rsidRPr="00425E60">
        <w:t xml:space="preserve">SP8266 </w:t>
      </w:r>
      <w:r w:rsidRPr="00425E60">
        <w:rPr>
          <w:rFonts w:hint="eastAsia"/>
        </w:rPr>
        <w:t>与传感器和显示屏的数据通讯，同时要在这个基础上编写一个简单的网页来给 W</w:t>
      </w:r>
      <w:r w:rsidRPr="00425E60">
        <w:t xml:space="preserve">IFI </w:t>
      </w:r>
      <w:r w:rsidRPr="00425E60">
        <w:rPr>
          <w:rFonts w:hint="eastAsia"/>
        </w:rPr>
        <w:t>通讯提供显示平台</w:t>
      </w:r>
      <w:r w:rsidR="006963FC" w:rsidRPr="00425E60">
        <w:rPr>
          <w:rFonts w:hint="eastAsia"/>
        </w:rPr>
        <w:t>。图1</w:t>
      </w:r>
      <w:r w:rsidR="006963FC" w:rsidRPr="00425E60">
        <w:t>3</w:t>
      </w:r>
      <w:r w:rsidR="006963FC" w:rsidRPr="00425E60">
        <w:rPr>
          <w:rFonts w:hint="eastAsia"/>
        </w:rPr>
        <w:t>为添加了W</w:t>
      </w:r>
      <w:r w:rsidR="006963FC" w:rsidRPr="00425E60">
        <w:t>IFI</w:t>
      </w:r>
      <w:r w:rsidR="006963FC" w:rsidRPr="00425E60">
        <w:rPr>
          <w:rFonts w:hint="eastAsia"/>
        </w:rPr>
        <w:t>通讯过程之后的简化示意图，</w:t>
      </w:r>
      <w:r w:rsidR="00650B3A" w:rsidRPr="00425E60">
        <w:rPr>
          <w:rFonts w:hint="eastAsia"/>
        </w:rPr>
        <w:t>首先是</w:t>
      </w:r>
      <w:r w:rsidR="00AE6E32" w:rsidRPr="00425E60">
        <w:rPr>
          <w:rFonts w:hint="eastAsia"/>
        </w:rPr>
        <w:t xml:space="preserve">网络的建立，需要开启 </w:t>
      </w:r>
      <w:r w:rsidR="00AE6E32" w:rsidRPr="00425E60">
        <w:t xml:space="preserve">ESP8266 WIFI </w:t>
      </w:r>
      <w:r w:rsidR="00AE6E32" w:rsidRPr="00425E60">
        <w:rPr>
          <w:rFonts w:hint="eastAsia"/>
        </w:rPr>
        <w:t xml:space="preserve">模块的 </w:t>
      </w:r>
      <w:r w:rsidR="00AE6E32" w:rsidRPr="00425E60">
        <w:t xml:space="preserve">AP </w:t>
      </w:r>
      <w:r w:rsidR="00AE6E32" w:rsidRPr="00425E60">
        <w:rPr>
          <w:rFonts w:hint="eastAsia"/>
        </w:rPr>
        <w:t xml:space="preserve">模式，并给定网络名称和连接密码来建立一个 </w:t>
      </w:r>
      <w:r w:rsidR="00AE6E32" w:rsidRPr="00425E60">
        <w:t xml:space="preserve">WIFI </w:t>
      </w:r>
      <w:r w:rsidR="00AE6E32" w:rsidRPr="00425E60">
        <w:rPr>
          <w:rFonts w:hint="eastAsia"/>
        </w:rPr>
        <w:t xml:space="preserve">局域网，将 </w:t>
      </w:r>
      <w:r w:rsidR="00AE6E32" w:rsidRPr="00425E60">
        <w:t xml:space="preserve">WIFI </w:t>
      </w:r>
      <w:r w:rsidR="00AE6E32" w:rsidRPr="00425E60">
        <w:rPr>
          <w:rFonts w:hint="eastAsia"/>
        </w:rPr>
        <w:t xml:space="preserve">名称和密码以及连接这个网站所需的 </w:t>
      </w:r>
      <w:r w:rsidR="00AE6E32" w:rsidRPr="00425E60">
        <w:t xml:space="preserve">IP </w:t>
      </w:r>
      <w:r w:rsidR="00AE6E32" w:rsidRPr="00425E60">
        <w:rPr>
          <w:rFonts w:hint="eastAsia"/>
        </w:rPr>
        <w:t xml:space="preserve">地址和其他运行信息打印在显示屏上，且在运行过程中持续对 </w:t>
      </w:r>
      <w:r w:rsidR="00AE6E32" w:rsidRPr="00425E60">
        <w:t xml:space="preserve">80 </w:t>
      </w:r>
      <w:r w:rsidR="00AE6E32" w:rsidRPr="00425E60">
        <w:rPr>
          <w:rFonts w:hint="eastAsia"/>
        </w:rPr>
        <w:t xml:space="preserve">端口进行监听，该端口是在 </w:t>
      </w:r>
      <w:r w:rsidR="00AE6E32" w:rsidRPr="00425E60">
        <w:t xml:space="preserve">HTTP </w:t>
      </w:r>
      <w:r w:rsidR="00AE6E32" w:rsidRPr="00425E60">
        <w:rPr>
          <w:rFonts w:hint="eastAsia"/>
        </w:rPr>
        <w:t>传输协议中固定的虚拟端口号。然后是</w:t>
      </w:r>
      <w:r w:rsidR="00650B3A" w:rsidRPr="00425E60">
        <w:rPr>
          <w:rFonts w:hint="eastAsia"/>
        </w:rPr>
        <w:t>网页在用户端的建立，</w:t>
      </w:r>
      <w:r w:rsidR="006963FC" w:rsidRPr="00425E60">
        <w:rPr>
          <w:rFonts w:hint="eastAsia"/>
        </w:rPr>
        <w:t>在</w:t>
      </w:r>
      <w:r w:rsidR="00650B3A" w:rsidRPr="00425E60">
        <w:rPr>
          <w:rFonts w:hint="eastAsia"/>
        </w:rPr>
        <w:t>用户端进行了数据的请求的之后，E</w:t>
      </w:r>
      <w:r w:rsidR="00650B3A" w:rsidRPr="00425E60">
        <w:t xml:space="preserve">SP8266 </w:t>
      </w:r>
      <w:r w:rsidR="00650B3A" w:rsidRPr="00425E60">
        <w:rPr>
          <w:rFonts w:hint="eastAsia"/>
        </w:rPr>
        <w:t>在从传感器</w:t>
      </w:r>
      <w:r w:rsidR="00650B3A" w:rsidRPr="00425E60">
        <w:rPr>
          <w:rFonts w:hint="eastAsia"/>
        </w:rPr>
        <w:lastRenderedPageBreak/>
        <w:t>获取到温湿</w:t>
      </w:r>
      <w:proofErr w:type="gramStart"/>
      <w:r w:rsidR="00650B3A" w:rsidRPr="00425E60">
        <w:rPr>
          <w:rFonts w:hint="eastAsia"/>
        </w:rPr>
        <w:t>度数据</w:t>
      </w:r>
      <w:proofErr w:type="gramEnd"/>
      <w:r w:rsidR="00650B3A" w:rsidRPr="00425E60">
        <w:rPr>
          <w:rFonts w:hint="eastAsia"/>
        </w:rPr>
        <w:t>的同时响应请求，将数据先发送至显示屏进行数据更新，然后遍历闪</w:t>
      </w:r>
      <w:proofErr w:type="gramStart"/>
      <w:r w:rsidR="00650B3A" w:rsidRPr="00425E60">
        <w:rPr>
          <w:rFonts w:hint="eastAsia"/>
        </w:rPr>
        <w:t>存数据</w:t>
      </w:r>
      <w:proofErr w:type="gramEnd"/>
      <w:r w:rsidR="00650B3A" w:rsidRPr="00425E60">
        <w:rPr>
          <w:rFonts w:hint="eastAsia"/>
        </w:rPr>
        <w:t xml:space="preserve">查询用户端请求的数据是否存在，如果有则同时发送数据和其数据类型，否则将返回 </w:t>
      </w:r>
      <w:r w:rsidR="00650B3A" w:rsidRPr="00425E60">
        <w:t xml:space="preserve">404 </w:t>
      </w:r>
      <w:r w:rsidR="00650B3A" w:rsidRPr="00425E60">
        <w:rPr>
          <w:rFonts w:hint="eastAsia"/>
        </w:rPr>
        <w:t xml:space="preserve">错误代码，即代表未找到数据，由于本次课程设计中编写的网页是在基本的 </w:t>
      </w:r>
      <w:r w:rsidR="00650B3A" w:rsidRPr="00425E60">
        <w:t xml:space="preserve">HTML </w:t>
      </w:r>
      <w:r w:rsidR="00650B3A" w:rsidRPr="00425E60">
        <w:rPr>
          <w:rFonts w:hint="eastAsia"/>
        </w:rPr>
        <w:t xml:space="preserve">代码基础上调用外部 </w:t>
      </w:r>
      <w:r w:rsidR="00650B3A" w:rsidRPr="00425E60">
        <w:t xml:space="preserve">CSS </w:t>
      </w:r>
      <w:r w:rsidR="00650B3A" w:rsidRPr="00425E60">
        <w:rPr>
          <w:rFonts w:hint="eastAsia"/>
        </w:rPr>
        <w:t xml:space="preserve">样式表和 </w:t>
      </w:r>
      <w:r w:rsidR="00650B3A" w:rsidRPr="00425E60">
        <w:t>J</w:t>
      </w:r>
      <w:r w:rsidR="00650B3A" w:rsidRPr="00425E60">
        <w:rPr>
          <w:rFonts w:hint="eastAsia"/>
        </w:rPr>
        <w:t>ava</w:t>
      </w:r>
      <w:r w:rsidR="00650B3A" w:rsidRPr="00425E60">
        <w:t xml:space="preserve">Script </w:t>
      </w:r>
      <w:r w:rsidR="00650B3A" w:rsidRPr="00425E60">
        <w:rPr>
          <w:rFonts w:hint="eastAsia"/>
        </w:rPr>
        <w:t>代码，因此该查询和发送过程会重复多次直至将网页全部建立完毕。其次是数据通讯，用户端发送请求温湿</w:t>
      </w:r>
      <w:proofErr w:type="gramStart"/>
      <w:r w:rsidR="00650B3A" w:rsidRPr="00425E60">
        <w:rPr>
          <w:rFonts w:hint="eastAsia"/>
        </w:rPr>
        <w:t>度数据</w:t>
      </w:r>
      <w:proofErr w:type="gramEnd"/>
      <w:r w:rsidR="00650B3A" w:rsidRPr="00425E60">
        <w:rPr>
          <w:rFonts w:hint="eastAsia"/>
        </w:rPr>
        <w:t>后，会发送一段字符给 ESP</w:t>
      </w:r>
      <w:r w:rsidR="00650B3A" w:rsidRPr="00425E60">
        <w:t xml:space="preserve">8266 </w:t>
      </w:r>
      <w:r w:rsidR="00650B3A" w:rsidRPr="00425E60">
        <w:rPr>
          <w:rFonts w:hint="eastAsia"/>
        </w:rPr>
        <w:t>，在检测到该段字符后，单片机将发送一个</w:t>
      </w:r>
      <w:r w:rsidR="00396733" w:rsidRPr="00425E60">
        <w:rPr>
          <w:rFonts w:hint="eastAsia"/>
        </w:rPr>
        <w:t>数据</w:t>
      </w:r>
      <w:r w:rsidR="00650B3A" w:rsidRPr="00425E60">
        <w:rPr>
          <w:rFonts w:hint="eastAsia"/>
        </w:rPr>
        <w:t>给</w:t>
      </w:r>
      <w:r w:rsidR="00396733" w:rsidRPr="00425E60">
        <w:rPr>
          <w:rFonts w:hint="eastAsia"/>
        </w:rPr>
        <w:t>用户端，用户端接收后会检验</w:t>
      </w:r>
      <w:r w:rsidR="00CC4270" w:rsidRPr="00425E60">
        <w:rPr>
          <w:rFonts w:hint="eastAsia"/>
        </w:rPr>
        <w:t>异步响应状态</w:t>
      </w:r>
      <w:proofErr w:type="gramStart"/>
      <w:r w:rsidR="00CC4270" w:rsidRPr="00425E60">
        <w:rPr>
          <w:rFonts w:hint="eastAsia"/>
        </w:rPr>
        <w:t>码是否</w:t>
      </w:r>
      <w:proofErr w:type="gramEnd"/>
      <w:r w:rsidR="00CC4270" w:rsidRPr="00425E60">
        <w:rPr>
          <w:rFonts w:hint="eastAsia"/>
        </w:rPr>
        <w:t xml:space="preserve">为 </w:t>
      </w:r>
      <w:r w:rsidR="00CC4270" w:rsidRPr="00425E60">
        <w:t>4</w:t>
      </w:r>
      <w:r w:rsidR="00CC4270" w:rsidRPr="00425E60">
        <w:rPr>
          <w:rFonts w:hint="eastAsia"/>
        </w:rPr>
        <w:t xml:space="preserve">，在JS的 </w:t>
      </w:r>
      <w:proofErr w:type="spellStart"/>
      <w:r w:rsidR="00CC4270" w:rsidRPr="00425E60">
        <w:t>XMLHttpRequest</w:t>
      </w:r>
      <w:proofErr w:type="spellEnd"/>
      <w:r w:rsidR="00CC4270" w:rsidRPr="00425E60">
        <w:t xml:space="preserve"> </w:t>
      </w:r>
      <w:r w:rsidR="00CC4270" w:rsidRPr="00425E60">
        <w:rPr>
          <w:rFonts w:hint="eastAsia"/>
        </w:rPr>
        <w:t>API</w:t>
      </w:r>
      <w:r w:rsidR="00CC4270" w:rsidRPr="00425E60">
        <w:t xml:space="preserve"> </w:t>
      </w:r>
      <w:r w:rsidR="00CC4270" w:rsidRPr="00425E60">
        <w:rPr>
          <w:rFonts w:hint="eastAsia"/>
        </w:rPr>
        <w:t>中4代表异步响应完成，可以进行数据获取，并同时检查网络状态</w:t>
      </w:r>
      <w:proofErr w:type="gramStart"/>
      <w:r w:rsidR="00CC4270" w:rsidRPr="00425E60">
        <w:rPr>
          <w:rFonts w:hint="eastAsia"/>
        </w:rPr>
        <w:t>码</w:t>
      </w:r>
      <w:r w:rsidR="00396733" w:rsidRPr="00425E60">
        <w:rPr>
          <w:rFonts w:hint="eastAsia"/>
        </w:rPr>
        <w:t>是否</w:t>
      </w:r>
      <w:proofErr w:type="gramEnd"/>
      <w:r w:rsidR="00396733" w:rsidRPr="00425E60">
        <w:rPr>
          <w:rFonts w:hint="eastAsia"/>
        </w:rPr>
        <w:t>为</w:t>
      </w:r>
      <w:r w:rsidR="00CC4270" w:rsidRPr="00425E60">
        <w:rPr>
          <w:rFonts w:hint="eastAsia"/>
        </w:rPr>
        <w:t>2</w:t>
      </w:r>
      <w:r w:rsidR="00CC4270" w:rsidRPr="00425E60">
        <w:t>00</w:t>
      </w:r>
      <w:r w:rsidR="00396733" w:rsidRPr="00425E60">
        <w:rPr>
          <w:rFonts w:hint="eastAsia"/>
        </w:rPr>
        <w:t>，</w:t>
      </w:r>
      <w:r w:rsidR="00CC4270" w:rsidRPr="00425E60">
        <w:rPr>
          <w:rFonts w:hint="eastAsia"/>
        </w:rPr>
        <w:t>之后</w:t>
      </w:r>
      <w:proofErr w:type="gramStart"/>
      <w:r w:rsidR="00CC4270" w:rsidRPr="00425E60">
        <w:rPr>
          <w:rFonts w:hint="eastAsia"/>
        </w:rPr>
        <w:t>用户端会获取</w:t>
      </w:r>
      <w:proofErr w:type="gramEnd"/>
      <w:r w:rsidR="00CC4270" w:rsidRPr="00425E60">
        <w:rPr>
          <w:rFonts w:hint="eastAsia"/>
        </w:rPr>
        <w:t>数据，并进行处理和显示。</w:t>
      </w:r>
    </w:p>
    <w:p w14:paraId="019A92F2" w14:textId="77777777" w:rsidR="00425E60" w:rsidRDefault="00425E60" w:rsidP="006963FC">
      <w:pPr>
        <w:pStyle w:val="a5"/>
        <w:ind w:left="318" w:firstLine="480"/>
        <w:jc w:val="center"/>
      </w:pPr>
      <w:r w:rsidRPr="00425E60">
        <w:rPr>
          <w:noProof/>
        </w:rPr>
        <w:drawing>
          <wp:inline distT="0" distB="0" distL="0" distR="0" wp14:anchorId="6705BEBA" wp14:editId="6272E300">
            <wp:extent cx="3982085" cy="1305560"/>
            <wp:effectExtent l="0" t="0" r="0" b="889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82085" cy="1305560"/>
                    </a:xfrm>
                    <a:prstGeom prst="rect">
                      <a:avLst/>
                    </a:prstGeom>
                    <a:noFill/>
                  </pic:spPr>
                </pic:pic>
              </a:graphicData>
            </a:graphic>
          </wp:inline>
        </w:drawing>
      </w:r>
    </w:p>
    <w:p w14:paraId="091F30B5" w14:textId="5E4469C5" w:rsidR="006963FC" w:rsidRDefault="006963FC" w:rsidP="006963FC">
      <w:pPr>
        <w:pStyle w:val="a5"/>
        <w:ind w:left="318" w:firstLine="480"/>
        <w:jc w:val="center"/>
      </w:pPr>
      <w:r>
        <w:rPr>
          <w:rFonts w:hint="eastAsia"/>
        </w:rPr>
        <w:t>图1</w:t>
      </w:r>
      <w:r>
        <w:t>3. ESP8266 WIFI</w:t>
      </w:r>
      <w:r>
        <w:rPr>
          <w:rFonts w:hint="eastAsia"/>
        </w:rPr>
        <w:t>通讯过程简化示意图</w:t>
      </w:r>
    </w:p>
    <w:p w14:paraId="0F743928" w14:textId="1FCC589F" w:rsidR="00A624BD" w:rsidRPr="00425E60" w:rsidRDefault="006F670D" w:rsidP="00425E60">
      <w:pPr>
        <w:pStyle w:val="ae"/>
        <w:outlineLvl w:val="2"/>
        <w:rPr>
          <w:rFonts w:ascii="黑体" w:hAnsi="黑体"/>
        </w:rPr>
      </w:pPr>
      <w:bookmarkStart w:id="171" w:name="_Toc117506425"/>
      <w:r w:rsidRPr="00425E60">
        <w:rPr>
          <w:rFonts w:ascii="黑体" w:hAnsi="黑体" w:hint="eastAsia"/>
        </w:rPr>
        <w:t>5</w:t>
      </w:r>
      <w:r w:rsidRPr="00425E60">
        <w:rPr>
          <w:rFonts w:ascii="黑体" w:hAnsi="黑体"/>
        </w:rPr>
        <w:t xml:space="preserve">.3.4 </w:t>
      </w:r>
      <w:r w:rsidR="00907E8F" w:rsidRPr="00425E60">
        <w:rPr>
          <w:rFonts w:ascii="黑体" w:hAnsi="黑体" w:hint="eastAsia"/>
        </w:rPr>
        <w:t>拓展实验调试运行过程</w:t>
      </w:r>
      <w:bookmarkEnd w:id="171"/>
    </w:p>
    <w:p w14:paraId="74AB9E48" w14:textId="0956B961" w:rsidR="006F670D" w:rsidRPr="00425E60" w:rsidRDefault="00907E8F" w:rsidP="00425E60">
      <w:pPr>
        <w:pStyle w:val="a5"/>
        <w:ind w:firstLine="480"/>
      </w:pPr>
      <w:r w:rsidRPr="00425E60">
        <w:t>将程序</w:t>
      </w:r>
      <w:r w:rsidRPr="00425E60">
        <w:rPr>
          <w:rFonts w:hint="eastAsia"/>
        </w:rPr>
        <w:t>编译烧录到单片机之后</w:t>
      </w:r>
      <w:r w:rsidR="00831F40" w:rsidRPr="00425E60">
        <w:rPr>
          <w:rFonts w:hint="eastAsia"/>
        </w:rPr>
        <w:t xml:space="preserve">，我们需要将网页数据上传到 </w:t>
      </w:r>
      <w:r w:rsidR="00831F40" w:rsidRPr="00425E60">
        <w:t>ESP8266 的闪存中，得益于</w:t>
      </w:r>
      <w:r w:rsidR="00831F40" w:rsidRPr="00425E60">
        <w:rPr>
          <w:rFonts w:hint="eastAsia"/>
        </w:rPr>
        <w:t xml:space="preserve"> </w:t>
      </w:r>
      <w:r w:rsidR="00831F40" w:rsidRPr="00425E60">
        <w:t>ESP8266 闪</w:t>
      </w:r>
      <w:proofErr w:type="gramStart"/>
      <w:r w:rsidR="00831F40" w:rsidRPr="00425E60">
        <w:t>存工具</w:t>
      </w:r>
      <w:proofErr w:type="gramEnd"/>
      <w:r w:rsidR="00831F40" w:rsidRPr="00425E60">
        <w:t>的支持，我们可以使用 Arduino 直接</w:t>
      </w:r>
      <w:r w:rsidR="00831F40" w:rsidRPr="00425E60">
        <w:rPr>
          <w:rFonts w:hint="eastAsia"/>
        </w:rPr>
        <w:t>上传</w:t>
      </w:r>
      <w:proofErr w:type="gramStart"/>
      <w:r w:rsidR="00831F40" w:rsidRPr="00425E60">
        <w:rPr>
          <w:rFonts w:hint="eastAsia"/>
        </w:rPr>
        <w:t>数据到闪存</w:t>
      </w:r>
      <w:proofErr w:type="gramEnd"/>
      <w:r w:rsidR="00831F40" w:rsidRPr="00425E60">
        <w:rPr>
          <w:rFonts w:hint="eastAsia"/>
        </w:rPr>
        <w:t xml:space="preserve">。连接电源，显示屏会显示出 </w:t>
      </w:r>
      <w:r w:rsidR="00831F40" w:rsidRPr="00425E60">
        <w:t>WIFI 局域网的名称</w:t>
      </w:r>
      <w:r w:rsidR="00831F40" w:rsidRPr="00425E60">
        <w:rPr>
          <w:rFonts w:hint="eastAsia"/>
        </w:rPr>
        <w:t>、密码、网页</w:t>
      </w:r>
      <w:r w:rsidR="00831F40" w:rsidRPr="00425E60">
        <w:t>IP、</w:t>
      </w:r>
      <w:r w:rsidR="00831F40" w:rsidRPr="00425E60">
        <w:rPr>
          <w:rFonts w:hint="eastAsia"/>
        </w:rPr>
        <w:t>闪存系统启动状态以及网络服务器启动状态。图1</w:t>
      </w:r>
      <w:r w:rsidR="00831F40" w:rsidRPr="00425E60">
        <w:t>4即为启动后显示屏显示</w:t>
      </w:r>
      <w:r w:rsidR="00831F40" w:rsidRPr="00425E60">
        <w:rPr>
          <w:rFonts w:hint="eastAsia"/>
        </w:rPr>
        <w:t>的内容，该页面会显示5</w:t>
      </w:r>
      <w:r w:rsidR="00831F40" w:rsidRPr="00425E60">
        <w:t>秒。</w:t>
      </w:r>
    </w:p>
    <w:p w14:paraId="0430B20F" w14:textId="77777777" w:rsidR="00425E60" w:rsidRDefault="00425E60" w:rsidP="00425E60">
      <w:pPr>
        <w:pStyle w:val="a5"/>
        <w:ind w:firstLine="480"/>
        <w:jc w:val="center"/>
      </w:pPr>
      <w:r w:rsidRPr="00425E60">
        <w:rPr>
          <w:rFonts w:hint="eastAsia"/>
          <w:noProof/>
        </w:rPr>
        <w:drawing>
          <wp:inline distT="0" distB="0" distL="0" distR="0" wp14:anchorId="60716E89" wp14:editId="7AAA71E8">
            <wp:extent cx="2799080" cy="209931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99080" cy="2099310"/>
                    </a:xfrm>
                    <a:prstGeom prst="rect">
                      <a:avLst/>
                    </a:prstGeom>
                  </pic:spPr>
                </pic:pic>
              </a:graphicData>
            </a:graphic>
          </wp:inline>
        </w:drawing>
      </w:r>
    </w:p>
    <w:p w14:paraId="6F43B64F" w14:textId="77E0BFF2" w:rsidR="00831F40" w:rsidRPr="00425E60" w:rsidRDefault="00831F40" w:rsidP="00425E60">
      <w:pPr>
        <w:pStyle w:val="a5"/>
        <w:ind w:firstLine="480"/>
        <w:jc w:val="center"/>
      </w:pPr>
      <w:r w:rsidRPr="00425E60">
        <w:rPr>
          <w:rFonts w:hint="eastAsia"/>
        </w:rPr>
        <w:t>图1</w:t>
      </w:r>
      <w:r w:rsidRPr="00425E60">
        <w:t xml:space="preserve">4. </w:t>
      </w:r>
      <w:r w:rsidR="008106E9" w:rsidRPr="00425E60">
        <w:t>启动时显示</w:t>
      </w:r>
      <w:r w:rsidR="008106E9" w:rsidRPr="00425E60">
        <w:rPr>
          <w:rFonts w:hint="eastAsia"/>
        </w:rPr>
        <w:t>屏内容</w:t>
      </w:r>
    </w:p>
    <w:p w14:paraId="473F69A6" w14:textId="15BF9C0C" w:rsidR="008106E9" w:rsidRPr="00425E60" w:rsidRDefault="008106E9" w:rsidP="00425E60">
      <w:pPr>
        <w:pStyle w:val="a5"/>
        <w:ind w:firstLine="480"/>
      </w:pPr>
      <w:r w:rsidRPr="00425E60">
        <w:rPr>
          <w:rFonts w:hint="eastAsia"/>
        </w:rPr>
        <w:t>S</w:t>
      </w:r>
      <w:r w:rsidRPr="00425E60">
        <w:t>PIFFS，</w:t>
      </w:r>
      <w:r w:rsidRPr="00425E60">
        <w:rPr>
          <w:rFonts w:hint="eastAsia"/>
        </w:rPr>
        <w:t xml:space="preserve">全称为 </w:t>
      </w:r>
      <w:r w:rsidRPr="00425E60">
        <w:t>Serial Peripheral Interface Flash File System ，</w:t>
      </w:r>
      <w:r w:rsidRPr="00425E60">
        <w:rPr>
          <w:rFonts w:hint="eastAsia"/>
        </w:rPr>
        <w:t xml:space="preserve">串行外置接口闪存文件系统，可以使用 </w:t>
      </w:r>
      <w:r w:rsidRPr="00425E60">
        <w:t>FS 库函数来操作</w:t>
      </w:r>
      <w:r w:rsidRPr="00425E60">
        <w:rPr>
          <w:rFonts w:hint="eastAsia"/>
        </w:rPr>
        <w:t xml:space="preserve"> </w:t>
      </w:r>
      <w:r w:rsidRPr="00425E60">
        <w:t>ESP8266 的闪存文件系统。</w:t>
      </w:r>
    </w:p>
    <w:p w14:paraId="72D24336" w14:textId="1797551C" w:rsidR="008106E9" w:rsidRPr="00425E60" w:rsidRDefault="008106E9" w:rsidP="00425E60">
      <w:pPr>
        <w:pStyle w:val="a5"/>
        <w:ind w:firstLine="480"/>
      </w:pPr>
      <w:r w:rsidRPr="00425E60">
        <w:t>在</w:t>
      </w:r>
      <w:r w:rsidRPr="00425E60">
        <w:rPr>
          <w:rFonts w:hint="eastAsia"/>
        </w:rPr>
        <w:t>用户完成连接后，单片机与其进行数据交换，并按照两秒的间隔开始传输温湿</w:t>
      </w:r>
      <w:proofErr w:type="gramStart"/>
      <w:r w:rsidRPr="00425E60">
        <w:rPr>
          <w:rFonts w:hint="eastAsia"/>
        </w:rPr>
        <w:t>度数据至</w:t>
      </w:r>
      <w:proofErr w:type="gramEnd"/>
      <w:r w:rsidRPr="00425E60">
        <w:rPr>
          <w:rFonts w:hint="eastAsia"/>
        </w:rPr>
        <w:t>终端浏览器。图1</w:t>
      </w:r>
      <w:r w:rsidRPr="00425E60">
        <w:t>5和图</w:t>
      </w:r>
      <w:r w:rsidRPr="00425E60">
        <w:rPr>
          <w:rFonts w:hint="eastAsia"/>
        </w:rPr>
        <w:t>1</w:t>
      </w:r>
      <w:r w:rsidRPr="00425E60">
        <w:t>6</w:t>
      </w:r>
      <w:r w:rsidRPr="00425E60">
        <w:rPr>
          <w:rFonts w:hint="eastAsia"/>
        </w:rPr>
        <w:t>分别是计算机和手机的接收页面。</w:t>
      </w:r>
    </w:p>
    <w:p w14:paraId="4FC27FCE" w14:textId="4C35DBB8" w:rsidR="005039BB" w:rsidRPr="00425E60" w:rsidRDefault="005039BB" w:rsidP="00425E60">
      <w:pPr>
        <w:pStyle w:val="a5"/>
        <w:ind w:firstLine="480"/>
      </w:pPr>
    </w:p>
    <w:p w14:paraId="71161EE7" w14:textId="3BA4468A" w:rsidR="005039BB" w:rsidRPr="00425E60" w:rsidRDefault="005039BB" w:rsidP="00425E60">
      <w:pPr>
        <w:pStyle w:val="a5"/>
        <w:ind w:firstLine="480"/>
      </w:pPr>
    </w:p>
    <w:p w14:paraId="6E75F1F3" w14:textId="4B5F90F3" w:rsidR="005039BB" w:rsidRPr="00425E60" w:rsidRDefault="005039BB" w:rsidP="00425E60">
      <w:pPr>
        <w:pStyle w:val="a5"/>
        <w:ind w:firstLine="480"/>
      </w:pPr>
    </w:p>
    <w:p w14:paraId="0BBD1CDD" w14:textId="77777777" w:rsidR="00D028C7" w:rsidRDefault="00D028C7" w:rsidP="00425E60">
      <w:pPr>
        <w:pStyle w:val="a5"/>
        <w:ind w:firstLine="480"/>
        <w:jc w:val="center"/>
      </w:pPr>
      <w:r>
        <w:rPr>
          <w:rFonts w:hint="eastAsia"/>
          <w:noProof/>
          <w:lang w:val="zh-CN"/>
        </w:rPr>
        <w:lastRenderedPageBreak/>
        <w:drawing>
          <wp:inline distT="0" distB="0" distL="0" distR="0" wp14:anchorId="00B5FBDF" wp14:editId="5B0335E8">
            <wp:extent cx="4628075" cy="3471314"/>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39335" cy="3479760"/>
                    </a:xfrm>
                    <a:prstGeom prst="rect">
                      <a:avLst/>
                    </a:prstGeom>
                  </pic:spPr>
                </pic:pic>
              </a:graphicData>
            </a:graphic>
          </wp:inline>
        </w:drawing>
      </w:r>
    </w:p>
    <w:p w14:paraId="1137A410" w14:textId="21E2900E" w:rsidR="005039BB" w:rsidRPr="00425E60" w:rsidRDefault="005039BB" w:rsidP="00425E60">
      <w:pPr>
        <w:pStyle w:val="a5"/>
        <w:ind w:firstLine="480"/>
        <w:jc w:val="center"/>
      </w:pPr>
      <w:r w:rsidRPr="00425E60">
        <w:rPr>
          <w:rFonts w:hint="eastAsia"/>
        </w:rPr>
        <w:t>图1</w:t>
      </w:r>
      <w:r w:rsidRPr="00425E60">
        <w:t>5. 计算机</w:t>
      </w:r>
      <w:r w:rsidRPr="00425E60">
        <w:rPr>
          <w:rFonts w:hint="eastAsia"/>
        </w:rPr>
        <w:t xml:space="preserve"> E</w:t>
      </w:r>
      <w:r w:rsidRPr="00425E60">
        <w:t>dge 浏览器</w:t>
      </w:r>
      <w:r w:rsidRPr="00425E60">
        <w:rPr>
          <w:rFonts w:hint="eastAsia"/>
        </w:rPr>
        <w:t>数据接收</w:t>
      </w:r>
      <w:r w:rsidRPr="00425E60">
        <w:t>页面</w:t>
      </w:r>
    </w:p>
    <w:p w14:paraId="2D9CD3AA" w14:textId="69A64594" w:rsidR="00425E60" w:rsidRDefault="00D028C7" w:rsidP="00425E60">
      <w:pPr>
        <w:pStyle w:val="a5"/>
        <w:ind w:firstLine="480"/>
        <w:jc w:val="center"/>
      </w:pPr>
      <w:r>
        <w:rPr>
          <w:noProof/>
        </w:rPr>
        <w:drawing>
          <wp:inline distT="0" distB="0" distL="0" distR="0" wp14:anchorId="2AC83DC5" wp14:editId="7A0E56B1">
            <wp:extent cx="2653459" cy="3538043"/>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70186" cy="3560346"/>
                    </a:xfrm>
                    <a:prstGeom prst="rect">
                      <a:avLst/>
                    </a:prstGeom>
                  </pic:spPr>
                </pic:pic>
              </a:graphicData>
            </a:graphic>
          </wp:inline>
        </w:drawing>
      </w:r>
    </w:p>
    <w:p w14:paraId="1AC15CC0" w14:textId="344DF42B" w:rsidR="005039BB" w:rsidRPr="00425E60" w:rsidRDefault="005039BB" w:rsidP="00425E60">
      <w:pPr>
        <w:pStyle w:val="a5"/>
        <w:ind w:firstLine="480"/>
        <w:jc w:val="center"/>
      </w:pPr>
      <w:r w:rsidRPr="00425E60">
        <w:rPr>
          <w:rFonts w:hint="eastAsia"/>
        </w:rPr>
        <w:t>图1</w:t>
      </w:r>
      <w:r w:rsidRPr="00425E60">
        <w:t>6. 手机端浏览器数据</w:t>
      </w:r>
    </w:p>
    <w:p w14:paraId="0858281A" w14:textId="5E242A20" w:rsidR="005039BB" w:rsidRPr="00425E60" w:rsidRDefault="005039BB" w:rsidP="00425E60">
      <w:pPr>
        <w:pStyle w:val="a5"/>
        <w:ind w:firstLine="480"/>
        <w:rPr>
          <w:ins w:id="172" w:author="苏 kinng" w:date="2022-10-17T20:47:00Z"/>
        </w:rPr>
      </w:pPr>
      <w:r w:rsidRPr="00425E60">
        <w:rPr>
          <w:rFonts w:hint="eastAsia"/>
        </w:rPr>
        <w:t>从</w:t>
      </w:r>
      <w:r w:rsidR="00D01900" w:rsidRPr="00425E60">
        <w:rPr>
          <w:rFonts w:hint="eastAsia"/>
        </w:rPr>
        <w:t>图中可以看到显示屏和浏览器端的数据是同步的，且可以在浏览器端看到实时的日期和时间，</w:t>
      </w:r>
      <w:r w:rsidR="0063080D" w:rsidRPr="00425E60">
        <w:rPr>
          <w:rFonts w:hint="eastAsia"/>
        </w:rPr>
        <w:t>便于数据的记录和分析。</w:t>
      </w:r>
    </w:p>
    <w:p w14:paraId="5C014903" w14:textId="10454574" w:rsidR="00A20DE2" w:rsidDel="008923F7" w:rsidRDefault="00000000">
      <w:pPr>
        <w:pStyle w:val="ae"/>
        <w:tabs>
          <w:tab w:val="left" w:pos="777"/>
        </w:tabs>
        <w:outlineLvl w:val="1"/>
        <w:rPr>
          <w:del w:id="173" w:author="苏 kinng" w:date="2022-10-11T11:06:00Z"/>
          <w:rFonts w:ascii="黑体" w:hAnsi="黑体"/>
        </w:rPr>
        <w:pPrChange w:id="174" w:author="苏 kinng" w:date="2022-10-17T20:44:00Z">
          <w:pPr>
            <w:pStyle w:val="ae"/>
            <w:numPr>
              <w:ilvl w:val="255"/>
            </w:numPr>
            <w:tabs>
              <w:tab w:val="left" w:pos="777"/>
            </w:tabs>
            <w:outlineLvl w:val="1"/>
          </w:pPr>
        </w:pPrChange>
      </w:pPr>
      <w:ins w:id="175" w:author="Administrator" w:date="2022-10-11T09:03:00Z">
        <w:del w:id="176" w:author="苏 kinng" w:date="2022-10-11T11:06:00Z">
          <w:r w:rsidRPr="008923F7" w:rsidDel="00E541C2">
            <w:rPr>
              <w:rFonts w:ascii="黑体" w:hAnsi="黑体" w:hint="eastAsia"/>
              <w:spacing w:val="-3"/>
            </w:rPr>
            <w:delText>补充实验</w:delText>
          </w:r>
        </w:del>
      </w:ins>
    </w:p>
    <w:p w14:paraId="2121E1E2" w14:textId="616306E1" w:rsidR="008923F7" w:rsidRPr="008923F7" w:rsidDel="008923F7" w:rsidRDefault="008923F7">
      <w:pPr>
        <w:pStyle w:val="a5"/>
        <w:spacing w:before="67"/>
        <w:ind w:right="1832" w:firstLine="480"/>
        <w:outlineLvl w:val="1"/>
        <w:rPr>
          <w:del w:id="177" w:author="苏 kinng" w:date="2022-10-17T20:45:00Z"/>
          <w:rFonts w:ascii="黑体" w:eastAsia="黑体" w:hAnsi="黑体"/>
        </w:rPr>
        <w:pPrChange w:id="178" w:author="苏 kinng" w:date="2022-10-17T20:43:00Z">
          <w:pPr>
            <w:pStyle w:val="a5"/>
            <w:spacing w:before="67"/>
            <w:ind w:left="2156" w:right="1832" w:firstLine="480"/>
          </w:pPr>
        </w:pPrChange>
      </w:pPr>
    </w:p>
    <w:p w14:paraId="108D599E" w14:textId="7CA23274" w:rsidR="00A20DE2" w:rsidRDefault="009F4937">
      <w:pPr>
        <w:pStyle w:val="1"/>
        <w:spacing w:before="3"/>
      </w:pPr>
      <w:bookmarkStart w:id="179" w:name="_Toc117506426"/>
      <w:r>
        <w:rPr>
          <w:rFonts w:hint="eastAsia"/>
        </w:rPr>
        <w:t>6</w:t>
      </w:r>
      <w:r w:rsidR="000B6F81">
        <w:rPr>
          <w:rFonts w:hint="eastAsia"/>
        </w:rPr>
        <w:t>.</w:t>
      </w:r>
      <w:r w:rsidR="000B6F81">
        <w:t xml:space="preserve"> </w:t>
      </w:r>
      <w:r w:rsidR="00000000">
        <w:rPr>
          <w:rFonts w:hint="eastAsia"/>
        </w:rPr>
        <w:t>实验总结</w:t>
      </w:r>
      <w:bookmarkEnd w:id="179"/>
    </w:p>
    <w:p w14:paraId="19B3B9A0" w14:textId="0C69AE18" w:rsidR="00A20DE2" w:rsidRPr="00425E60" w:rsidRDefault="00000000" w:rsidP="00425E60">
      <w:pPr>
        <w:pStyle w:val="a5"/>
        <w:ind w:firstLine="480"/>
      </w:pPr>
      <w:r w:rsidRPr="00425E60">
        <w:t xml:space="preserve">本设计利用 LabView 软件和 ESP8266 </w:t>
      </w:r>
      <w:r w:rsidRPr="00425E60">
        <w:rPr>
          <w:rFonts w:hint="eastAsia"/>
        </w:rPr>
        <w:t>开发</w:t>
      </w:r>
      <w:proofErr w:type="gramStart"/>
      <w:r w:rsidRPr="00425E60">
        <w:rPr>
          <w:rFonts w:hint="eastAsia"/>
        </w:rPr>
        <w:t>板</w:t>
      </w:r>
      <w:r w:rsidRPr="00425E60">
        <w:t>作为</w:t>
      </w:r>
      <w:proofErr w:type="gramEnd"/>
      <w:r w:rsidRPr="00425E60">
        <w:rPr>
          <w:rFonts w:hint="eastAsia"/>
        </w:rPr>
        <w:t>基础</w:t>
      </w:r>
      <w:r w:rsidRPr="00425E60">
        <w:t>实现了</w:t>
      </w:r>
      <w:r w:rsidRPr="00425E60">
        <w:rPr>
          <w:rFonts w:hint="eastAsia"/>
        </w:rPr>
        <w:t>温湿度</w:t>
      </w:r>
      <w:r w:rsidRPr="00425E60">
        <w:t>的实时测量及</w:t>
      </w:r>
      <w:r w:rsidRPr="00425E60">
        <w:rPr>
          <w:rFonts w:hint="eastAsia"/>
        </w:rPr>
        <w:t>图像表示和数据保存</w:t>
      </w:r>
      <w:r w:rsidRPr="00425E60">
        <w:t>。</w:t>
      </w:r>
      <w:r w:rsidRPr="00425E60">
        <w:rPr>
          <w:rFonts w:hint="eastAsia"/>
        </w:rPr>
        <w:t>使</w:t>
      </w:r>
      <w:r w:rsidRPr="00425E60">
        <w:t xml:space="preserve">用 ESP8266、DHT11 </w:t>
      </w:r>
      <w:r w:rsidRPr="00425E60">
        <w:rPr>
          <w:rFonts w:hint="eastAsia"/>
        </w:rPr>
        <w:t>温湿度</w:t>
      </w:r>
      <w:r w:rsidRPr="00425E60">
        <w:t>传感器及 TFT 显示屏实现了对</w:t>
      </w:r>
      <w:r w:rsidRPr="00425E60">
        <w:rPr>
          <w:rFonts w:hint="eastAsia"/>
        </w:rPr>
        <w:t>温湿度</w:t>
      </w:r>
      <w:r w:rsidRPr="00425E60">
        <w:t>的测量</w:t>
      </w:r>
      <w:r w:rsidRPr="00425E60">
        <w:rPr>
          <w:rFonts w:hint="eastAsia"/>
        </w:rPr>
        <w:t>和数字及图像的显示</w:t>
      </w:r>
      <w:r w:rsidRPr="00425E60">
        <w:t>；</w:t>
      </w:r>
      <w:r w:rsidRPr="00425E60">
        <w:rPr>
          <w:rFonts w:hint="eastAsia"/>
        </w:rPr>
        <w:t>在计算机上使用</w:t>
      </w:r>
      <w:r w:rsidRPr="00425E60">
        <w:t xml:space="preserve"> LabView 进行了</w:t>
      </w:r>
      <w:r w:rsidRPr="00425E60">
        <w:rPr>
          <w:rFonts w:hint="eastAsia"/>
        </w:rPr>
        <w:t>虚拟仪器以及前端的设计。</w:t>
      </w:r>
      <w:r w:rsidRPr="00425E60">
        <w:t xml:space="preserve"> </w:t>
      </w:r>
    </w:p>
    <w:p w14:paraId="1EE4DD95" w14:textId="77777777" w:rsidR="00A20DE2" w:rsidRPr="00425E60" w:rsidRDefault="00000000" w:rsidP="00425E60">
      <w:pPr>
        <w:pStyle w:val="a5"/>
        <w:ind w:firstLine="480"/>
      </w:pPr>
      <w:r w:rsidRPr="00425E60">
        <w:rPr>
          <w:rFonts w:hint="eastAsia"/>
        </w:rPr>
        <w:lastRenderedPageBreak/>
        <w:t>本次课程设计主要包括两部分，一是硬件部分的组装，</w:t>
      </w:r>
      <w:r w:rsidRPr="00425E60">
        <w:t xml:space="preserve">将 ESP8266 </w:t>
      </w:r>
      <w:r w:rsidRPr="00425E60">
        <w:rPr>
          <w:rFonts w:hint="eastAsia"/>
        </w:rPr>
        <w:t>开发板</w:t>
      </w:r>
      <w:r w:rsidRPr="00425E60">
        <w:t>、DHT11 传感器及 TFT 显示屏进行相应连接，</w:t>
      </w:r>
      <w:r w:rsidRPr="00425E60">
        <w:rPr>
          <w:rFonts w:hint="eastAsia"/>
        </w:rPr>
        <w:t>并单独连接一根杜邦</w:t>
      </w:r>
      <w:proofErr w:type="gramStart"/>
      <w:r w:rsidRPr="00425E60">
        <w:rPr>
          <w:rFonts w:hint="eastAsia"/>
        </w:rPr>
        <w:t>线用于</w:t>
      </w:r>
      <w:proofErr w:type="gramEnd"/>
      <w:r w:rsidRPr="00425E60">
        <w:rPr>
          <w:rFonts w:hint="eastAsia"/>
        </w:rPr>
        <w:t xml:space="preserve">改变 </w:t>
      </w:r>
      <w:r w:rsidRPr="00425E60">
        <w:t xml:space="preserve">D2 </w:t>
      </w:r>
      <w:r w:rsidRPr="00425E60">
        <w:rPr>
          <w:rFonts w:hint="eastAsia"/>
        </w:rPr>
        <w:t>引脚的布尔值来改变屏幕的数字和曲线显示。二是软件部分，包括程序的编写和</w:t>
      </w:r>
      <w:r w:rsidRPr="00425E60">
        <w:t xml:space="preserve"> L</w:t>
      </w:r>
      <w:r w:rsidRPr="00425E60">
        <w:rPr>
          <w:rFonts w:hint="eastAsia"/>
        </w:rPr>
        <w:t>ab</w:t>
      </w:r>
      <w:r w:rsidRPr="00425E60">
        <w:t xml:space="preserve">View </w:t>
      </w:r>
      <w:r w:rsidRPr="00425E60">
        <w:rPr>
          <w:rFonts w:hint="eastAsia"/>
        </w:rPr>
        <w:t>虚拟仪器的设计。</w:t>
      </w:r>
      <w:r w:rsidRPr="00425E60">
        <w:t>利用 Arduino IDE</w:t>
      </w:r>
      <w:r w:rsidRPr="00425E60">
        <w:rPr>
          <w:rFonts w:hint="eastAsia"/>
        </w:rPr>
        <w:t xml:space="preserve"> </w:t>
      </w:r>
      <w:r w:rsidRPr="00425E60">
        <w:t>进行程序代码编写后烧录进</w:t>
      </w:r>
      <w:r w:rsidRPr="00425E60">
        <w:rPr>
          <w:rFonts w:hint="eastAsia"/>
        </w:rPr>
        <w:t>开发</w:t>
      </w:r>
      <w:r w:rsidRPr="00425E60">
        <w:t>板中，通过数据线连接电脑</w:t>
      </w:r>
      <w:r w:rsidRPr="00425E60">
        <w:rPr>
          <w:rFonts w:hint="eastAsia"/>
        </w:rPr>
        <w:t xml:space="preserve">后通过 </w:t>
      </w:r>
      <w:r w:rsidRPr="00425E60">
        <w:t>L</w:t>
      </w:r>
      <w:r w:rsidRPr="00425E60">
        <w:rPr>
          <w:rFonts w:hint="eastAsia"/>
        </w:rPr>
        <w:t>ab</w:t>
      </w:r>
      <w:r w:rsidRPr="00425E60">
        <w:t xml:space="preserve">View </w:t>
      </w:r>
      <w:r w:rsidRPr="00425E60">
        <w:rPr>
          <w:rFonts w:hint="eastAsia"/>
        </w:rPr>
        <w:t>虚拟仪器</w:t>
      </w:r>
      <w:r w:rsidRPr="00425E60">
        <w:t>实现对</w:t>
      </w:r>
      <w:r w:rsidRPr="00425E60">
        <w:rPr>
          <w:rFonts w:hint="eastAsia"/>
        </w:rPr>
        <w:t>温湿</w:t>
      </w:r>
      <w:proofErr w:type="gramStart"/>
      <w:r w:rsidRPr="00425E60">
        <w:rPr>
          <w:rFonts w:hint="eastAsia"/>
        </w:rPr>
        <w:t>度数据</w:t>
      </w:r>
      <w:proofErr w:type="gramEnd"/>
      <w:r w:rsidRPr="00425E60">
        <w:t>的</w:t>
      </w:r>
      <w:r w:rsidRPr="00425E60">
        <w:rPr>
          <w:rFonts w:hint="eastAsia"/>
        </w:rPr>
        <w:t>处理和</w:t>
      </w:r>
      <w:r w:rsidRPr="00425E60">
        <w:t>显示；</w:t>
      </w:r>
      <w:r w:rsidRPr="00425E60">
        <w:rPr>
          <w:rFonts w:hint="eastAsia"/>
        </w:rPr>
        <w:t xml:space="preserve">使用 </w:t>
      </w:r>
      <w:r w:rsidRPr="00425E60">
        <w:t xml:space="preserve">VISA </w:t>
      </w:r>
      <w:r w:rsidRPr="00425E60">
        <w:rPr>
          <w:rFonts w:hint="eastAsia"/>
        </w:rPr>
        <w:t>函数库，</w:t>
      </w:r>
      <w:r w:rsidRPr="00425E60">
        <w:t>通过串口初始化、</w:t>
      </w:r>
      <w:r w:rsidRPr="00425E60">
        <w:rPr>
          <w:rFonts w:hint="eastAsia"/>
        </w:rPr>
        <w:t>清空缓存区、</w:t>
      </w:r>
      <w:r w:rsidRPr="00425E60">
        <w:t>串口读</w:t>
      </w:r>
      <w:r w:rsidRPr="00425E60">
        <w:rPr>
          <w:rFonts w:hint="eastAsia"/>
        </w:rPr>
        <w:t>取</w:t>
      </w:r>
      <w:r w:rsidRPr="00425E60">
        <w:t>及关闭串口实现串口通讯，利用前面板的波形图表、数值显示等控件来显示</w:t>
      </w:r>
      <w:r w:rsidRPr="00425E60">
        <w:rPr>
          <w:rFonts w:hint="eastAsia"/>
        </w:rPr>
        <w:t>数据</w:t>
      </w:r>
      <w:r w:rsidRPr="00425E60">
        <w:t>，</w:t>
      </w:r>
      <w:r w:rsidRPr="00425E60">
        <w:rPr>
          <w:rFonts w:hint="eastAsia"/>
        </w:rPr>
        <w:t>并</w:t>
      </w:r>
      <w:r w:rsidRPr="00425E60">
        <w:t>实现对温</w:t>
      </w:r>
      <w:r w:rsidRPr="00425E60">
        <w:rPr>
          <w:rFonts w:hint="eastAsia"/>
        </w:rPr>
        <w:t>湿</w:t>
      </w:r>
      <w:proofErr w:type="gramStart"/>
      <w:r w:rsidRPr="00425E60">
        <w:t>度数据</w:t>
      </w:r>
      <w:proofErr w:type="gramEnd"/>
      <w:r w:rsidRPr="00425E60">
        <w:t>的保存。</w:t>
      </w:r>
    </w:p>
    <w:p w14:paraId="4D156848" w14:textId="77777777" w:rsidR="00A20DE2" w:rsidRPr="00425E60" w:rsidRDefault="00000000" w:rsidP="00425E60">
      <w:pPr>
        <w:pStyle w:val="a5"/>
        <w:ind w:firstLine="480"/>
      </w:pPr>
      <w:r w:rsidRPr="00425E60">
        <w:rPr>
          <w:rFonts w:hint="eastAsia"/>
        </w:rPr>
        <w:t>由于先前的课程设计中接触并使用过 LabView</w:t>
      </w:r>
      <w:r w:rsidRPr="00425E60">
        <w:t xml:space="preserve"> </w:t>
      </w:r>
      <w:r w:rsidRPr="00425E60">
        <w:rPr>
          <w:rFonts w:hint="eastAsia"/>
        </w:rPr>
        <w:t xml:space="preserve">，所以本次实验中对于新的函数库的学习和使用并没有之前费时费力，同时也在编写代码的过程中复习并熟练了使用 </w:t>
      </w:r>
      <w:r w:rsidRPr="00425E60">
        <w:t xml:space="preserve">C </w:t>
      </w:r>
      <w:r w:rsidRPr="00425E60">
        <w:rPr>
          <w:rFonts w:hint="eastAsia"/>
        </w:rPr>
        <w:t>语言的能力。本次课程设计为熟练使用各种软件提供了可贵的学习和实践机会，对于日后的学习工作有着很大的帮助。</w:t>
      </w:r>
    </w:p>
    <w:p w14:paraId="494E731D" w14:textId="5C2DDBC7" w:rsidR="00A20DE2" w:rsidRDefault="009F4937">
      <w:pPr>
        <w:pStyle w:val="1"/>
        <w:spacing w:before="152"/>
      </w:pPr>
      <w:bookmarkStart w:id="180" w:name="_bookmark17"/>
      <w:bookmarkStart w:id="181" w:name="_Toc117506427"/>
      <w:bookmarkEnd w:id="180"/>
      <w:r>
        <w:rPr>
          <w:rFonts w:hint="eastAsia"/>
          <w:w w:val="95"/>
        </w:rPr>
        <w:t>7</w:t>
      </w:r>
      <w:r w:rsidR="000B6F81">
        <w:rPr>
          <w:rFonts w:hint="eastAsia"/>
          <w:w w:val="95"/>
        </w:rPr>
        <w:t>.</w:t>
      </w:r>
      <w:r w:rsidR="000B6F81">
        <w:rPr>
          <w:w w:val="95"/>
        </w:rPr>
        <w:t xml:space="preserve"> </w:t>
      </w:r>
      <w:r w:rsidR="00000000">
        <w:rPr>
          <w:w w:val="95"/>
        </w:rPr>
        <w:t>参考文</w:t>
      </w:r>
      <w:r w:rsidR="00000000">
        <w:rPr>
          <w:spacing w:val="-10"/>
          <w:w w:val="95"/>
        </w:rPr>
        <w:t>献</w:t>
      </w:r>
      <w:bookmarkEnd w:id="181"/>
    </w:p>
    <w:p w14:paraId="61A2FB05" w14:textId="77777777" w:rsidR="00A20DE2" w:rsidRPr="00425E60" w:rsidRDefault="00000000">
      <w:pPr>
        <w:pStyle w:val="ae"/>
        <w:numPr>
          <w:ilvl w:val="0"/>
          <w:numId w:val="5"/>
        </w:numPr>
        <w:tabs>
          <w:tab w:val="left" w:pos="744"/>
        </w:tabs>
        <w:spacing w:line="242" w:lineRule="auto"/>
        <w:ind w:left="425" w:hanging="425"/>
        <w:rPr>
          <w:rFonts w:eastAsia="宋体"/>
          <w:color w:val="333333"/>
          <w:szCs w:val="24"/>
        </w:rPr>
        <w:pPrChange w:id="182" w:author="Administrator" w:date="2022-10-10T20:16:00Z">
          <w:pPr>
            <w:pStyle w:val="ae"/>
            <w:numPr>
              <w:numId w:val="5"/>
            </w:numPr>
            <w:tabs>
              <w:tab w:val="left" w:pos="744"/>
            </w:tabs>
            <w:spacing w:line="242" w:lineRule="auto"/>
            <w:ind w:left="743" w:right="349" w:hanging="423"/>
          </w:pPr>
        </w:pPrChange>
      </w:pPr>
      <w:r w:rsidRPr="00425E60">
        <w:rPr>
          <w:rFonts w:eastAsia="宋体"/>
          <w:color w:val="333333"/>
          <w:spacing w:val="-17"/>
          <w:szCs w:val="24"/>
        </w:rPr>
        <w:t>周新淳</w:t>
      </w:r>
      <w:del w:id="183" w:author="Administrator" w:date="2022-10-11T09:01:00Z">
        <w:r w:rsidRPr="00425E60">
          <w:rPr>
            <w:rFonts w:eastAsia="宋体"/>
            <w:color w:val="333333"/>
            <w:spacing w:val="-17"/>
            <w:szCs w:val="24"/>
          </w:rPr>
          <w:delText xml:space="preserve"> </w:delText>
        </w:r>
      </w:del>
      <w:r w:rsidRPr="00425E60">
        <w:rPr>
          <w:rFonts w:eastAsia="宋体"/>
          <w:color w:val="333333"/>
          <w:spacing w:val="-17"/>
          <w:szCs w:val="24"/>
        </w:rPr>
        <w:t>. 基于物联网的智能大棚数据采集系统设计</w:t>
      </w:r>
      <w:r w:rsidRPr="00425E60">
        <w:rPr>
          <w:rFonts w:eastAsia="宋体"/>
          <w:color w:val="333333"/>
          <w:szCs w:val="24"/>
        </w:rPr>
        <w:t>[J].</w:t>
      </w:r>
      <w:r w:rsidRPr="00425E60">
        <w:rPr>
          <w:rFonts w:eastAsia="宋体"/>
          <w:color w:val="333333"/>
          <w:spacing w:val="-13"/>
          <w:szCs w:val="24"/>
        </w:rPr>
        <w:t xml:space="preserve"> 电子世</w:t>
      </w:r>
      <w:r w:rsidRPr="00425E60">
        <w:rPr>
          <w:rFonts w:eastAsia="宋体"/>
          <w:color w:val="333333"/>
          <w:spacing w:val="-2"/>
          <w:szCs w:val="24"/>
        </w:rPr>
        <w:t>界,2017(06):103-104.</w:t>
      </w:r>
    </w:p>
    <w:p w14:paraId="4484E6B4" w14:textId="77777777" w:rsidR="00A20DE2" w:rsidRPr="00425E60" w:rsidRDefault="00000000">
      <w:pPr>
        <w:pStyle w:val="ae"/>
        <w:numPr>
          <w:ilvl w:val="0"/>
          <w:numId w:val="5"/>
        </w:numPr>
        <w:tabs>
          <w:tab w:val="left" w:pos="744"/>
        </w:tabs>
        <w:spacing w:line="242" w:lineRule="auto"/>
        <w:ind w:left="425" w:hanging="425"/>
        <w:rPr>
          <w:rFonts w:eastAsia="宋体"/>
          <w:szCs w:val="24"/>
        </w:rPr>
        <w:pPrChange w:id="184" w:author="Administrator" w:date="2022-10-10T20:16:00Z">
          <w:pPr>
            <w:pStyle w:val="ae"/>
            <w:numPr>
              <w:numId w:val="5"/>
            </w:numPr>
            <w:tabs>
              <w:tab w:val="left" w:pos="744"/>
            </w:tabs>
            <w:spacing w:line="242" w:lineRule="auto"/>
            <w:ind w:left="743" w:right="349" w:hanging="423"/>
          </w:pPr>
        </w:pPrChange>
      </w:pPr>
      <w:proofErr w:type="spellStart"/>
      <w:r w:rsidRPr="00425E60">
        <w:rPr>
          <w:rFonts w:eastAsia="宋体"/>
          <w:szCs w:val="24"/>
        </w:rPr>
        <w:t>Chananchai</w:t>
      </w:r>
      <w:proofErr w:type="spellEnd"/>
      <w:r w:rsidRPr="00425E60">
        <w:rPr>
          <w:rFonts w:eastAsia="宋体"/>
          <w:szCs w:val="24"/>
        </w:rPr>
        <w:t xml:space="preserve"> </w:t>
      </w:r>
      <w:proofErr w:type="spellStart"/>
      <w:r w:rsidRPr="00425E60">
        <w:rPr>
          <w:rFonts w:eastAsia="宋体"/>
          <w:szCs w:val="24"/>
        </w:rPr>
        <w:t>Wutthithanyawat</w:t>
      </w:r>
      <w:proofErr w:type="spellEnd"/>
      <w:r w:rsidRPr="00425E60">
        <w:rPr>
          <w:rFonts w:eastAsia="宋体"/>
          <w:szCs w:val="24"/>
        </w:rPr>
        <w:t xml:space="preserve"> and </w:t>
      </w:r>
      <w:proofErr w:type="spellStart"/>
      <w:r w:rsidRPr="00425E60">
        <w:rPr>
          <w:rFonts w:eastAsia="宋体"/>
          <w:szCs w:val="24"/>
        </w:rPr>
        <w:t>Nawadee</w:t>
      </w:r>
      <w:proofErr w:type="spellEnd"/>
      <w:r w:rsidRPr="00425E60">
        <w:rPr>
          <w:rFonts w:eastAsia="宋体"/>
          <w:szCs w:val="24"/>
        </w:rPr>
        <w:t xml:space="preserve"> </w:t>
      </w:r>
      <w:proofErr w:type="spellStart"/>
      <w:r w:rsidRPr="00425E60">
        <w:rPr>
          <w:rFonts w:eastAsia="宋体"/>
          <w:szCs w:val="24"/>
        </w:rPr>
        <w:t>Srisiriwat</w:t>
      </w:r>
      <w:proofErr w:type="spellEnd"/>
      <w:r w:rsidRPr="00425E60">
        <w:rPr>
          <w:rFonts w:eastAsia="宋体"/>
          <w:szCs w:val="24"/>
        </w:rPr>
        <w:t>. Process Control Virtual Laboratory: Temperature Control Based on LabVIEW for Convection Heat Transfer[J]. Applied Mechanics and Materials, 2014, 3380(619-619):303-308.</w:t>
      </w:r>
    </w:p>
    <w:p w14:paraId="399352D8" w14:textId="77777777" w:rsidR="00A20DE2" w:rsidRPr="00425E60" w:rsidRDefault="00000000">
      <w:pPr>
        <w:pStyle w:val="ae"/>
        <w:numPr>
          <w:ilvl w:val="0"/>
          <w:numId w:val="5"/>
        </w:numPr>
        <w:tabs>
          <w:tab w:val="left" w:pos="744"/>
        </w:tabs>
        <w:spacing w:line="242" w:lineRule="auto"/>
        <w:ind w:left="425" w:hanging="425"/>
        <w:rPr>
          <w:rFonts w:eastAsia="宋体"/>
          <w:szCs w:val="24"/>
        </w:rPr>
        <w:pPrChange w:id="185" w:author="Administrator" w:date="2022-10-10T20:16:00Z">
          <w:pPr>
            <w:pStyle w:val="ae"/>
            <w:numPr>
              <w:numId w:val="5"/>
            </w:numPr>
            <w:tabs>
              <w:tab w:val="left" w:pos="744"/>
            </w:tabs>
            <w:spacing w:line="242" w:lineRule="auto"/>
            <w:ind w:left="743" w:right="349" w:hanging="423"/>
          </w:pPr>
        </w:pPrChange>
      </w:pPr>
      <w:r w:rsidRPr="00425E60">
        <w:rPr>
          <w:rFonts w:eastAsia="宋体"/>
          <w:spacing w:val="-4"/>
          <w:szCs w:val="24"/>
        </w:rPr>
        <w:t>赵强,</w:t>
      </w:r>
      <w:proofErr w:type="gramStart"/>
      <w:r w:rsidRPr="00425E60">
        <w:rPr>
          <w:rFonts w:eastAsia="宋体"/>
          <w:spacing w:val="-4"/>
          <w:szCs w:val="24"/>
        </w:rPr>
        <w:t>石富文</w:t>
      </w:r>
      <w:proofErr w:type="gramEnd"/>
      <w:r w:rsidRPr="00425E60">
        <w:rPr>
          <w:rFonts w:eastAsia="宋体"/>
          <w:spacing w:val="-4"/>
          <w:szCs w:val="24"/>
        </w:rPr>
        <w:t>.Arduino库的编写实例:制作基于DHT11的温湿度计[J].电子制作,2020(13):65-68+71.</w:t>
      </w:r>
      <w:del w:id="186" w:author="Administrator" w:date="2022-10-10T20:15:00Z">
        <w:r w:rsidRPr="00425E60">
          <w:rPr>
            <w:rFonts w:eastAsia="宋体"/>
            <w:spacing w:val="-4"/>
            <w:szCs w:val="24"/>
          </w:rPr>
          <w:delText>DOI:10.16589/j.cnki.cn11-3571/tn.2020.13.023.</w:delText>
        </w:r>
      </w:del>
    </w:p>
    <w:p w14:paraId="63DDFEEF" w14:textId="77777777" w:rsidR="00A20DE2" w:rsidRPr="00425E60" w:rsidRDefault="00000000">
      <w:pPr>
        <w:pStyle w:val="ae"/>
        <w:numPr>
          <w:ilvl w:val="0"/>
          <w:numId w:val="5"/>
        </w:numPr>
        <w:tabs>
          <w:tab w:val="left" w:pos="744"/>
        </w:tabs>
        <w:spacing w:line="242" w:lineRule="auto"/>
        <w:ind w:left="425" w:hanging="425"/>
        <w:rPr>
          <w:rFonts w:eastAsia="宋体"/>
          <w:szCs w:val="24"/>
        </w:rPr>
        <w:pPrChange w:id="187" w:author="Administrator" w:date="2022-10-10T20:16:00Z">
          <w:pPr>
            <w:pStyle w:val="ae"/>
            <w:numPr>
              <w:numId w:val="5"/>
            </w:numPr>
            <w:tabs>
              <w:tab w:val="left" w:pos="744"/>
            </w:tabs>
            <w:spacing w:line="242" w:lineRule="auto"/>
            <w:ind w:left="743" w:right="349" w:hanging="423"/>
          </w:pPr>
        </w:pPrChange>
      </w:pPr>
      <w:r w:rsidRPr="00425E60">
        <w:rPr>
          <w:rFonts w:eastAsia="宋体"/>
          <w:szCs w:val="24"/>
        </w:rPr>
        <w:t>常爱珍,李宝辉,张凯.TFT-LCD显示原理及评判参数[J].汽车电器,2021(04):31-33.</w:t>
      </w:r>
      <w:del w:id="188" w:author="Administrator" w:date="2022-10-10T20:16:00Z">
        <w:r w:rsidRPr="00425E60">
          <w:rPr>
            <w:rFonts w:eastAsia="宋体"/>
            <w:szCs w:val="24"/>
          </w:rPr>
          <w:delText>DOI:10.13273/j.cnki.qcdq.2021.04.016.</w:delText>
        </w:r>
      </w:del>
    </w:p>
    <w:p w14:paraId="568A0831" w14:textId="0030ED8C" w:rsidR="00A20DE2" w:rsidRPr="00425E60" w:rsidRDefault="00000000" w:rsidP="00425E60">
      <w:pPr>
        <w:pStyle w:val="ae"/>
        <w:numPr>
          <w:ilvl w:val="0"/>
          <w:numId w:val="5"/>
        </w:numPr>
        <w:tabs>
          <w:tab w:val="left" w:pos="744"/>
        </w:tabs>
        <w:spacing w:line="242" w:lineRule="auto"/>
        <w:ind w:left="425" w:hanging="425"/>
        <w:rPr>
          <w:ins w:id="189" w:author="苏 kinng" w:date="2022-10-11T11:45:00Z"/>
          <w:rFonts w:eastAsia="宋体"/>
          <w:szCs w:val="24"/>
          <w:rPrChange w:id="190" w:author="苏 kinng" w:date="2022-10-11T11:45:00Z">
            <w:rPr>
              <w:ins w:id="191" w:author="苏 kinng" w:date="2022-10-11T11:45:00Z"/>
              <w:color w:val="333333"/>
              <w:spacing w:val="-2"/>
              <w:szCs w:val="24"/>
            </w:rPr>
          </w:rPrChange>
        </w:rPr>
      </w:pPr>
      <w:proofErr w:type="gramStart"/>
      <w:r w:rsidRPr="00425E60">
        <w:rPr>
          <w:rFonts w:eastAsia="宋体"/>
          <w:color w:val="333333"/>
          <w:spacing w:val="-3"/>
          <w:szCs w:val="24"/>
        </w:rPr>
        <w:t>周细凤</w:t>
      </w:r>
      <w:proofErr w:type="gramEnd"/>
      <w:r w:rsidRPr="00425E60">
        <w:rPr>
          <w:rFonts w:eastAsia="宋体"/>
          <w:color w:val="333333"/>
          <w:spacing w:val="-3"/>
          <w:szCs w:val="24"/>
        </w:rPr>
        <w:t xml:space="preserve">,谢波,张平华.基于 </w:t>
      </w:r>
      <w:r w:rsidRPr="00425E60">
        <w:rPr>
          <w:rFonts w:eastAsia="宋体"/>
          <w:color w:val="333333"/>
          <w:szCs w:val="24"/>
        </w:rPr>
        <w:t>LabView</w:t>
      </w:r>
      <w:r w:rsidRPr="00425E60">
        <w:rPr>
          <w:rFonts w:eastAsia="宋体"/>
          <w:color w:val="333333"/>
          <w:spacing w:val="-6"/>
          <w:szCs w:val="24"/>
        </w:rPr>
        <w:t xml:space="preserve"> 的智能温湿度检测系统</w:t>
      </w:r>
      <w:r w:rsidRPr="00425E60">
        <w:rPr>
          <w:rFonts w:eastAsia="宋体"/>
          <w:color w:val="333333"/>
          <w:szCs w:val="24"/>
        </w:rPr>
        <w:t>[J].湖南工程学</w:t>
      </w:r>
      <w:r w:rsidRPr="00425E60">
        <w:rPr>
          <w:rFonts w:eastAsia="宋体"/>
          <w:color w:val="333333"/>
          <w:spacing w:val="-2"/>
          <w:szCs w:val="24"/>
        </w:rPr>
        <w:t>院学报(自然科学版),2018,28(01):6-9.</w:t>
      </w:r>
    </w:p>
    <w:p w14:paraId="7015BCC5" w14:textId="762AF72A" w:rsidR="009677C2" w:rsidRDefault="009677C2" w:rsidP="00425E60">
      <w:pPr>
        <w:pStyle w:val="ae"/>
        <w:numPr>
          <w:ilvl w:val="0"/>
          <w:numId w:val="5"/>
        </w:numPr>
        <w:tabs>
          <w:tab w:val="left" w:pos="744"/>
        </w:tabs>
        <w:spacing w:line="242" w:lineRule="auto"/>
        <w:ind w:left="425" w:hanging="425"/>
        <w:rPr>
          <w:rFonts w:eastAsia="宋体"/>
          <w:szCs w:val="24"/>
        </w:rPr>
      </w:pPr>
      <w:proofErr w:type="spellStart"/>
      <w:ins w:id="192" w:author="苏 kinng" w:date="2022-10-11T11:45:00Z">
        <w:r w:rsidRPr="00425E60">
          <w:rPr>
            <w:rFonts w:eastAsia="宋体"/>
            <w:szCs w:val="24"/>
          </w:rPr>
          <w:t>Ccalli</w:t>
        </w:r>
        <w:proofErr w:type="spellEnd"/>
        <w:r w:rsidRPr="00425E60">
          <w:rPr>
            <w:rFonts w:eastAsia="宋体"/>
            <w:szCs w:val="24"/>
          </w:rPr>
          <w:t xml:space="preserve"> </w:t>
        </w:r>
        <w:proofErr w:type="spellStart"/>
        <w:r w:rsidRPr="00425E60">
          <w:rPr>
            <w:rFonts w:eastAsia="宋体"/>
            <w:szCs w:val="24"/>
          </w:rPr>
          <w:t>Pacco</w:t>
        </w:r>
        <w:proofErr w:type="spellEnd"/>
        <w:r w:rsidRPr="00425E60">
          <w:rPr>
            <w:rFonts w:eastAsia="宋体"/>
            <w:szCs w:val="24"/>
          </w:rPr>
          <w:t xml:space="preserve"> Honorato. Temperature simulation and control in refrigerated storage chambers for fruit[J]. Procedia Manufacturing, 2020, 42(C</w:t>
        </w:r>
        <w:proofErr w:type="gramStart"/>
        <w:r w:rsidRPr="00425E60">
          <w:rPr>
            <w:rFonts w:eastAsia="宋体"/>
            <w:szCs w:val="24"/>
          </w:rPr>
          <w:t>) :</w:t>
        </w:r>
        <w:proofErr w:type="gramEnd"/>
        <w:r w:rsidRPr="00425E60">
          <w:rPr>
            <w:rFonts w:eastAsia="宋体"/>
            <w:szCs w:val="24"/>
          </w:rPr>
          <w:t xml:space="preserve"> 35-40.</w:t>
        </w:r>
      </w:ins>
    </w:p>
    <w:p w14:paraId="6958EF15" w14:textId="7B44EC5F" w:rsidR="00425E60" w:rsidRPr="00425E60" w:rsidRDefault="00425E60" w:rsidP="00425E60">
      <w:pPr>
        <w:pStyle w:val="ae"/>
        <w:numPr>
          <w:ilvl w:val="0"/>
          <w:numId w:val="5"/>
        </w:numPr>
        <w:tabs>
          <w:tab w:val="left" w:pos="744"/>
        </w:tabs>
        <w:spacing w:line="242" w:lineRule="auto"/>
        <w:ind w:left="425" w:hanging="425"/>
        <w:rPr>
          <w:ins w:id="193" w:author="Administrator" w:date="2022-10-11T09:01:00Z"/>
          <w:rFonts w:eastAsia="宋体"/>
          <w:szCs w:val="24"/>
        </w:rPr>
      </w:pPr>
      <w:r w:rsidRPr="00425E60">
        <w:rPr>
          <w:rFonts w:eastAsia="宋体"/>
          <w:szCs w:val="24"/>
        </w:rPr>
        <w:t>张恒强,安霆,王乙涵,胡傲,刘文静.基于ESP8266的物联网技术应用研究[J].仪表技术,2022(03):26-29.</w:t>
      </w:r>
    </w:p>
    <w:p w14:paraId="4203E605" w14:textId="610564C1" w:rsidR="00A20DE2" w:rsidRDefault="009F4937">
      <w:pPr>
        <w:pStyle w:val="1"/>
        <w:rPr>
          <w:spacing w:val="-2"/>
          <w:sz w:val="24"/>
          <w:szCs w:val="24"/>
        </w:rPr>
      </w:pPr>
      <w:bookmarkStart w:id="194" w:name="_Toc117506428"/>
      <w:r>
        <w:rPr>
          <w:rFonts w:hint="eastAsia"/>
          <w:spacing w:val="-2"/>
          <w:sz w:val="24"/>
          <w:szCs w:val="24"/>
        </w:rPr>
        <w:t>8</w:t>
      </w:r>
      <w:r w:rsidR="000B6F81">
        <w:rPr>
          <w:rFonts w:hint="eastAsia"/>
          <w:spacing w:val="-2"/>
          <w:sz w:val="24"/>
          <w:szCs w:val="24"/>
        </w:rPr>
        <w:t>.</w:t>
      </w:r>
      <w:r w:rsidR="000B6F81">
        <w:rPr>
          <w:spacing w:val="-2"/>
          <w:sz w:val="24"/>
          <w:szCs w:val="24"/>
        </w:rPr>
        <w:t xml:space="preserve"> </w:t>
      </w:r>
      <w:r w:rsidR="0063080D" w:rsidRPr="0063080D">
        <w:rPr>
          <w:rFonts w:hint="eastAsia"/>
          <w:spacing w:val="-2"/>
          <w:sz w:val="24"/>
          <w:szCs w:val="24"/>
        </w:rPr>
        <w:t>附录</w:t>
      </w:r>
      <w:bookmarkEnd w:id="194"/>
    </w:p>
    <w:p w14:paraId="2AC91B9D" w14:textId="735CA71C" w:rsidR="0063080D" w:rsidRPr="00425E60" w:rsidRDefault="0063080D" w:rsidP="00425E60">
      <w:pPr>
        <w:pStyle w:val="ae"/>
        <w:outlineLvl w:val="1"/>
        <w:rPr>
          <w:rFonts w:ascii="黑体" w:hAnsi="黑体"/>
        </w:rPr>
      </w:pPr>
      <w:bookmarkStart w:id="195" w:name="_Toc117506429"/>
      <w:r w:rsidRPr="00425E60">
        <w:rPr>
          <w:rFonts w:ascii="黑体" w:hAnsi="黑体" w:hint="eastAsia"/>
        </w:rPr>
        <w:t>8</w:t>
      </w:r>
      <w:r w:rsidRPr="00425E60">
        <w:rPr>
          <w:rFonts w:ascii="黑体" w:hAnsi="黑体"/>
        </w:rPr>
        <w:t>.1 单片机</w:t>
      </w:r>
      <w:r w:rsidRPr="00425E60">
        <w:rPr>
          <w:rFonts w:ascii="黑体" w:hAnsi="黑体" w:hint="eastAsia"/>
        </w:rPr>
        <w:t>程序代码</w:t>
      </w:r>
      <w:bookmarkEnd w:id="195"/>
    </w:p>
    <w:p w14:paraId="6D216B42" w14:textId="77777777" w:rsidR="0063080D" w:rsidRPr="0063080D" w:rsidRDefault="0063080D" w:rsidP="00425E60">
      <w:pPr>
        <w:pStyle w:val="a5"/>
        <w:ind w:firstLine="480"/>
      </w:pPr>
      <w:r w:rsidRPr="0063080D">
        <w:t xml:space="preserve">#include &lt;ESP8266WiFi.h&gt;        </w:t>
      </w:r>
    </w:p>
    <w:p w14:paraId="361CC73A" w14:textId="77777777" w:rsidR="0063080D" w:rsidRPr="0063080D" w:rsidRDefault="0063080D" w:rsidP="00425E60">
      <w:pPr>
        <w:pStyle w:val="a5"/>
        <w:ind w:firstLine="480"/>
      </w:pPr>
      <w:r w:rsidRPr="0063080D">
        <w:t>#include &lt;ESP8266WebServer.h&gt;</w:t>
      </w:r>
    </w:p>
    <w:p w14:paraId="0913C67A" w14:textId="77777777" w:rsidR="0063080D" w:rsidRPr="0063080D" w:rsidRDefault="0063080D" w:rsidP="00425E60">
      <w:pPr>
        <w:pStyle w:val="a5"/>
        <w:ind w:firstLine="480"/>
      </w:pPr>
      <w:r w:rsidRPr="0063080D">
        <w:t>#include &lt;</w:t>
      </w:r>
      <w:proofErr w:type="spellStart"/>
      <w:r w:rsidRPr="0063080D">
        <w:t>FS.h</w:t>
      </w:r>
      <w:proofErr w:type="spellEnd"/>
      <w:r w:rsidRPr="0063080D">
        <w:t>&gt;</w:t>
      </w:r>
    </w:p>
    <w:p w14:paraId="56B1F7F5" w14:textId="77777777" w:rsidR="0063080D" w:rsidRPr="0063080D" w:rsidRDefault="0063080D" w:rsidP="00425E60">
      <w:pPr>
        <w:pStyle w:val="a5"/>
        <w:ind w:firstLine="480"/>
      </w:pPr>
      <w:r w:rsidRPr="0063080D">
        <w:t>#include &lt;</w:t>
      </w:r>
      <w:proofErr w:type="spellStart"/>
      <w:r w:rsidRPr="0063080D">
        <w:t>TFT_eSPI.h</w:t>
      </w:r>
      <w:proofErr w:type="spellEnd"/>
      <w:r w:rsidRPr="0063080D">
        <w:t>&gt;</w:t>
      </w:r>
    </w:p>
    <w:p w14:paraId="04825058" w14:textId="77777777" w:rsidR="0063080D" w:rsidRPr="0063080D" w:rsidRDefault="0063080D" w:rsidP="00425E60">
      <w:pPr>
        <w:pStyle w:val="a5"/>
        <w:ind w:firstLine="480"/>
      </w:pPr>
      <w:r w:rsidRPr="0063080D">
        <w:t>#include &lt;</w:t>
      </w:r>
      <w:proofErr w:type="spellStart"/>
      <w:r w:rsidRPr="0063080D">
        <w:t>SPI.h</w:t>
      </w:r>
      <w:proofErr w:type="spellEnd"/>
      <w:r w:rsidRPr="0063080D">
        <w:t>&gt;</w:t>
      </w:r>
    </w:p>
    <w:p w14:paraId="1650E762" w14:textId="77777777" w:rsidR="0063080D" w:rsidRPr="0063080D" w:rsidRDefault="0063080D" w:rsidP="00425E60">
      <w:pPr>
        <w:pStyle w:val="a5"/>
        <w:ind w:firstLine="480"/>
      </w:pPr>
      <w:r w:rsidRPr="0063080D">
        <w:t>#include &lt;dht11.h&gt;</w:t>
      </w:r>
    </w:p>
    <w:p w14:paraId="38C962E8" w14:textId="77777777" w:rsidR="0063080D" w:rsidRPr="0063080D" w:rsidRDefault="0063080D" w:rsidP="00425E60">
      <w:pPr>
        <w:pStyle w:val="a5"/>
        <w:ind w:firstLine="480"/>
      </w:pPr>
      <w:r w:rsidRPr="0063080D">
        <w:t xml:space="preserve">dht11 </w:t>
      </w:r>
      <w:proofErr w:type="spellStart"/>
      <w:r w:rsidRPr="0063080D">
        <w:t>DHT11</w:t>
      </w:r>
      <w:proofErr w:type="spellEnd"/>
      <w:r w:rsidRPr="0063080D">
        <w:t xml:space="preserve">; </w:t>
      </w:r>
    </w:p>
    <w:p w14:paraId="20E442FD" w14:textId="77777777" w:rsidR="0063080D" w:rsidRPr="0063080D" w:rsidRDefault="0063080D" w:rsidP="00425E60">
      <w:pPr>
        <w:pStyle w:val="a5"/>
        <w:ind w:firstLine="480"/>
      </w:pPr>
      <w:r w:rsidRPr="0063080D">
        <w:t>#</w:t>
      </w:r>
      <w:proofErr w:type="gramStart"/>
      <w:r w:rsidRPr="0063080D">
        <w:t>define</w:t>
      </w:r>
      <w:proofErr w:type="gramEnd"/>
      <w:r w:rsidRPr="0063080D">
        <w:t xml:space="preserve"> DHT11PIN 2</w:t>
      </w:r>
    </w:p>
    <w:p w14:paraId="6FEA9C2E" w14:textId="77777777" w:rsidR="0063080D" w:rsidRPr="0063080D" w:rsidRDefault="0063080D" w:rsidP="00425E60">
      <w:pPr>
        <w:pStyle w:val="a5"/>
        <w:ind w:firstLine="480"/>
      </w:pPr>
      <w:proofErr w:type="spellStart"/>
      <w:r w:rsidRPr="0063080D">
        <w:t>TFT_eSPI</w:t>
      </w:r>
      <w:proofErr w:type="spellEnd"/>
      <w:r w:rsidRPr="0063080D">
        <w:t xml:space="preserve"> </w:t>
      </w:r>
      <w:proofErr w:type="spellStart"/>
      <w:r w:rsidRPr="0063080D">
        <w:t>tft</w:t>
      </w:r>
      <w:proofErr w:type="spellEnd"/>
      <w:r w:rsidRPr="0063080D">
        <w:t xml:space="preserve"> = </w:t>
      </w:r>
      <w:proofErr w:type="spellStart"/>
      <w:r w:rsidRPr="0063080D">
        <w:t>TFT_</w:t>
      </w:r>
      <w:proofErr w:type="gramStart"/>
      <w:r w:rsidRPr="0063080D">
        <w:t>eSPI</w:t>
      </w:r>
      <w:proofErr w:type="spellEnd"/>
      <w:r w:rsidRPr="0063080D">
        <w:t>(</w:t>
      </w:r>
      <w:proofErr w:type="gramEnd"/>
      <w:r w:rsidRPr="0063080D">
        <w:t xml:space="preserve">); </w:t>
      </w:r>
    </w:p>
    <w:p w14:paraId="5A40F9C1" w14:textId="77777777" w:rsidR="0063080D" w:rsidRPr="0063080D" w:rsidRDefault="0063080D" w:rsidP="00425E60">
      <w:pPr>
        <w:pStyle w:val="a5"/>
        <w:ind w:firstLine="480"/>
      </w:pPr>
      <w:r w:rsidRPr="0063080D">
        <w:t xml:space="preserve">int </w:t>
      </w:r>
      <w:proofErr w:type="spellStart"/>
      <w:proofErr w:type="gramStart"/>
      <w:r w:rsidRPr="0063080D">
        <w:t>temperaturedata</w:t>
      </w:r>
      <w:proofErr w:type="spellEnd"/>
      <w:r w:rsidRPr="0063080D">
        <w:t>[</w:t>
      </w:r>
      <w:proofErr w:type="gramEnd"/>
      <w:r w:rsidRPr="0063080D">
        <w:t>20];</w:t>
      </w:r>
    </w:p>
    <w:p w14:paraId="09BA5541" w14:textId="77777777" w:rsidR="0063080D" w:rsidRPr="0063080D" w:rsidRDefault="0063080D" w:rsidP="00425E60">
      <w:pPr>
        <w:pStyle w:val="a5"/>
        <w:ind w:firstLine="480"/>
      </w:pPr>
      <w:r w:rsidRPr="0063080D">
        <w:t xml:space="preserve">int </w:t>
      </w:r>
      <w:proofErr w:type="spellStart"/>
      <w:proofErr w:type="gramStart"/>
      <w:r w:rsidRPr="0063080D">
        <w:t>humiditydata</w:t>
      </w:r>
      <w:proofErr w:type="spellEnd"/>
      <w:r w:rsidRPr="0063080D">
        <w:t>[</w:t>
      </w:r>
      <w:proofErr w:type="gramEnd"/>
      <w:r w:rsidRPr="0063080D">
        <w:t>20];</w:t>
      </w:r>
    </w:p>
    <w:p w14:paraId="4C6566EB" w14:textId="77777777" w:rsidR="0063080D" w:rsidRPr="0063080D" w:rsidRDefault="0063080D" w:rsidP="00425E60">
      <w:pPr>
        <w:pStyle w:val="a5"/>
        <w:ind w:firstLine="480"/>
      </w:pPr>
      <w:r w:rsidRPr="0063080D">
        <w:t xml:space="preserve">int </w:t>
      </w:r>
      <w:proofErr w:type="spellStart"/>
      <w:r w:rsidRPr="0063080D">
        <w:t>i</w:t>
      </w:r>
      <w:proofErr w:type="spellEnd"/>
      <w:r w:rsidRPr="0063080D">
        <w:t>=</w:t>
      </w:r>
      <w:proofErr w:type="gramStart"/>
      <w:r w:rsidRPr="0063080D">
        <w:t>0,j</w:t>
      </w:r>
      <w:proofErr w:type="gramEnd"/>
      <w:r w:rsidRPr="0063080D">
        <w:t>=0,value0,value1,x;</w:t>
      </w:r>
    </w:p>
    <w:p w14:paraId="692A2A13" w14:textId="77777777" w:rsidR="0063080D" w:rsidRPr="0063080D" w:rsidRDefault="0063080D" w:rsidP="00425E60">
      <w:pPr>
        <w:pStyle w:val="a5"/>
        <w:ind w:firstLine="480"/>
      </w:pPr>
      <w:r w:rsidRPr="0063080D">
        <w:t>const char *</w:t>
      </w:r>
      <w:proofErr w:type="spellStart"/>
      <w:r w:rsidRPr="0063080D">
        <w:t>ssid</w:t>
      </w:r>
      <w:proofErr w:type="spellEnd"/>
      <w:r w:rsidRPr="0063080D">
        <w:t xml:space="preserve"> = "</w:t>
      </w:r>
      <w:proofErr w:type="spellStart"/>
      <w:r w:rsidRPr="0063080D">
        <w:t>Sekingtest</w:t>
      </w:r>
      <w:proofErr w:type="spellEnd"/>
      <w:r w:rsidRPr="0063080D">
        <w:t xml:space="preserve">";  </w:t>
      </w:r>
    </w:p>
    <w:p w14:paraId="119CF98A" w14:textId="77777777" w:rsidR="0063080D" w:rsidRPr="0063080D" w:rsidRDefault="0063080D" w:rsidP="00425E60">
      <w:pPr>
        <w:pStyle w:val="a5"/>
        <w:ind w:firstLine="480"/>
      </w:pPr>
      <w:r w:rsidRPr="0063080D">
        <w:t xml:space="preserve">const char *password = "12345678"; </w:t>
      </w:r>
    </w:p>
    <w:p w14:paraId="4E1DE66B" w14:textId="77777777" w:rsidR="0063080D" w:rsidRPr="0063080D" w:rsidRDefault="0063080D" w:rsidP="00425E60">
      <w:pPr>
        <w:pStyle w:val="a5"/>
        <w:ind w:firstLine="480"/>
      </w:pPr>
    </w:p>
    <w:p w14:paraId="6C1D750E" w14:textId="77777777" w:rsidR="0063080D" w:rsidRPr="0063080D" w:rsidRDefault="0063080D" w:rsidP="00425E60">
      <w:pPr>
        <w:pStyle w:val="a5"/>
        <w:ind w:firstLine="480"/>
      </w:pPr>
      <w:r w:rsidRPr="0063080D">
        <w:lastRenderedPageBreak/>
        <w:t>ESP8266WebServer esp8266_</w:t>
      </w:r>
      <w:proofErr w:type="gramStart"/>
      <w:r w:rsidRPr="0063080D">
        <w:t>server(</w:t>
      </w:r>
      <w:proofErr w:type="gramEnd"/>
      <w:r w:rsidRPr="0063080D">
        <w:t>80);</w:t>
      </w:r>
    </w:p>
    <w:p w14:paraId="4120804A" w14:textId="77777777" w:rsidR="0063080D" w:rsidRPr="0063080D" w:rsidRDefault="0063080D" w:rsidP="00425E60">
      <w:pPr>
        <w:pStyle w:val="a5"/>
        <w:ind w:firstLine="480"/>
      </w:pPr>
    </w:p>
    <w:p w14:paraId="16E6676F" w14:textId="77777777" w:rsidR="0063080D" w:rsidRPr="0063080D" w:rsidRDefault="0063080D" w:rsidP="00425E60">
      <w:pPr>
        <w:pStyle w:val="a5"/>
        <w:ind w:firstLine="480"/>
      </w:pPr>
      <w:r w:rsidRPr="0063080D">
        <w:t xml:space="preserve">void </w:t>
      </w:r>
      <w:proofErr w:type="gramStart"/>
      <w:r w:rsidRPr="0063080D">
        <w:t>setup(</w:t>
      </w:r>
      <w:proofErr w:type="gramEnd"/>
      <w:r w:rsidRPr="0063080D">
        <w:t>) {</w:t>
      </w:r>
    </w:p>
    <w:p w14:paraId="201ACAEB" w14:textId="77777777" w:rsidR="0063080D" w:rsidRPr="0063080D" w:rsidRDefault="0063080D" w:rsidP="00425E60">
      <w:pPr>
        <w:pStyle w:val="a5"/>
        <w:ind w:firstLine="480"/>
      </w:pPr>
      <w:r w:rsidRPr="0063080D">
        <w:t xml:space="preserve">  </w:t>
      </w:r>
      <w:proofErr w:type="spellStart"/>
      <w:r w:rsidRPr="0063080D">
        <w:t>Serial.begin</w:t>
      </w:r>
      <w:proofErr w:type="spellEnd"/>
      <w:r w:rsidRPr="0063080D">
        <w:t xml:space="preserve">(115200);            </w:t>
      </w:r>
    </w:p>
    <w:p w14:paraId="3EE758B0" w14:textId="77777777" w:rsidR="0063080D" w:rsidRPr="0063080D" w:rsidRDefault="0063080D" w:rsidP="00425E60">
      <w:pPr>
        <w:pStyle w:val="a5"/>
        <w:ind w:firstLine="480"/>
      </w:pPr>
      <w:r w:rsidRPr="0063080D">
        <w:t xml:space="preserve">  </w:t>
      </w:r>
      <w:proofErr w:type="spellStart"/>
      <w:proofErr w:type="gramStart"/>
      <w:r w:rsidRPr="0063080D">
        <w:t>tft.init</w:t>
      </w:r>
      <w:proofErr w:type="spellEnd"/>
      <w:proofErr w:type="gramEnd"/>
      <w:r w:rsidRPr="0063080D">
        <w:t>();</w:t>
      </w:r>
    </w:p>
    <w:p w14:paraId="4C421E12" w14:textId="77777777" w:rsidR="0063080D" w:rsidRPr="0063080D" w:rsidRDefault="0063080D" w:rsidP="00425E60">
      <w:pPr>
        <w:pStyle w:val="a5"/>
        <w:ind w:firstLine="480"/>
      </w:pPr>
      <w:r w:rsidRPr="0063080D">
        <w:t xml:space="preserve">  </w:t>
      </w:r>
      <w:proofErr w:type="spellStart"/>
      <w:proofErr w:type="gramStart"/>
      <w:r w:rsidRPr="0063080D">
        <w:t>tft.setRotation</w:t>
      </w:r>
      <w:proofErr w:type="spellEnd"/>
      <w:proofErr w:type="gramEnd"/>
      <w:r w:rsidRPr="0063080D">
        <w:t>(1);</w:t>
      </w:r>
    </w:p>
    <w:p w14:paraId="1F8872FB" w14:textId="77777777" w:rsidR="0063080D" w:rsidRPr="0063080D" w:rsidRDefault="0063080D" w:rsidP="00425E60">
      <w:pPr>
        <w:pStyle w:val="a5"/>
        <w:ind w:firstLine="480"/>
      </w:pPr>
      <w:r w:rsidRPr="0063080D">
        <w:t xml:space="preserve">  </w:t>
      </w:r>
      <w:proofErr w:type="spellStart"/>
      <w:proofErr w:type="gramStart"/>
      <w:r w:rsidRPr="0063080D">
        <w:t>tft.fillScreen</w:t>
      </w:r>
      <w:proofErr w:type="spellEnd"/>
      <w:proofErr w:type="gramEnd"/>
      <w:r w:rsidRPr="0063080D">
        <w:t>(TFT_BLACK);</w:t>
      </w:r>
    </w:p>
    <w:p w14:paraId="50AFC3E0" w14:textId="77777777" w:rsidR="0063080D" w:rsidRPr="0063080D" w:rsidRDefault="0063080D" w:rsidP="00425E60">
      <w:pPr>
        <w:pStyle w:val="a5"/>
        <w:ind w:firstLine="480"/>
      </w:pPr>
      <w:r w:rsidRPr="0063080D">
        <w:t xml:space="preserve">  </w:t>
      </w:r>
      <w:proofErr w:type="spellStart"/>
      <w:proofErr w:type="gramStart"/>
      <w:r w:rsidRPr="0063080D">
        <w:t>tft.setTextColor</w:t>
      </w:r>
      <w:proofErr w:type="spellEnd"/>
      <w:proofErr w:type="gramEnd"/>
      <w:r w:rsidRPr="0063080D">
        <w:t>(TFT_WHITE, TFT_BLACK);</w:t>
      </w:r>
    </w:p>
    <w:p w14:paraId="01FA472A" w14:textId="77777777" w:rsidR="0063080D" w:rsidRPr="0063080D" w:rsidRDefault="0063080D" w:rsidP="00425E60">
      <w:pPr>
        <w:pStyle w:val="a5"/>
        <w:ind w:firstLine="480"/>
      </w:pPr>
      <w:r w:rsidRPr="0063080D">
        <w:t xml:space="preserve">  </w:t>
      </w:r>
      <w:proofErr w:type="spellStart"/>
      <w:r w:rsidRPr="0063080D">
        <w:t>pinMode</w:t>
      </w:r>
      <w:proofErr w:type="spellEnd"/>
      <w:r w:rsidRPr="0063080D">
        <w:t>(</w:t>
      </w:r>
      <w:proofErr w:type="gramStart"/>
      <w:r w:rsidRPr="0063080D">
        <w:t>4,INPUT</w:t>
      </w:r>
      <w:proofErr w:type="gramEnd"/>
      <w:r w:rsidRPr="0063080D">
        <w:t>);</w:t>
      </w:r>
    </w:p>
    <w:p w14:paraId="7988C11D" w14:textId="77777777" w:rsidR="0063080D" w:rsidRPr="0063080D" w:rsidRDefault="0063080D" w:rsidP="00425E60">
      <w:pPr>
        <w:pStyle w:val="a5"/>
        <w:ind w:firstLine="480"/>
      </w:pPr>
      <w:r w:rsidRPr="0063080D">
        <w:t xml:space="preserve">  </w:t>
      </w:r>
      <w:proofErr w:type="spellStart"/>
      <w:r w:rsidRPr="0063080D">
        <w:t>WiFi.softAP</w:t>
      </w:r>
      <w:proofErr w:type="spellEnd"/>
      <w:r w:rsidRPr="0063080D">
        <w:t>(</w:t>
      </w:r>
      <w:proofErr w:type="spellStart"/>
      <w:r w:rsidRPr="0063080D">
        <w:t>ssid</w:t>
      </w:r>
      <w:proofErr w:type="spellEnd"/>
      <w:r w:rsidRPr="0063080D">
        <w:t>, password);</w:t>
      </w:r>
    </w:p>
    <w:p w14:paraId="0E6571D9" w14:textId="77777777" w:rsidR="0063080D" w:rsidRPr="0063080D" w:rsidRDefault="0063080D" w:rsidP="00425E60">
      <w:pPr>
        <w:pStyle w:val="a5"/>
        <w:ind w:firstLine="480"/>
      </w:pPr>
      <w:r w:rsidRPr="0063080D">
        <w:t xml:space="preserve">  </w:t>
      </w:r>
      <w:proofErr w:type="spellStart"/>
      <w:proofErr w:type="gramStart"/>
      <w:r w:rsidRPr="0063080D">
        <w:t>tft.setCursor</w:t>
      </w:r>
      <w:proofErr w:type="spellEnd"/>
      <w:proofErr w:type="gramEnd"/>
      <w:r w:rsidRPr="0063080D">
        <w:t xml:space="preserve">(10,10);    </w:t>
      </w:r>
    </w:p>
    <w:p w14:paraId="64CD430F" w14:textId="77777777" w:rsidR="0063080D" w:rsidRPr="0063080D" w:rsidRDefault="0063080D" w:rsidP="00425E60">
      <w:pPr>
        <w:pStyle w:val="a5"/>
        <w:ind w:firstLine="480"/>
      </w:pPr>
      <w:r w:rsidRPr="0063080D">
        <w:t xml:space="preserve">  </w:t>
      </w:r>
      <w:proofErr w:type="spellStart"/>
      <w:r w:rsidRPr="0063080D">
        <w:t>tft.</w:t>
      </w:r>
      <w:proofErr w:type="gramStart"/>
      <w:r w:rsidRPr="0063080D">
        <w:t>print</w:t>
      </w:r>
      <w:proofErr w:type="spellEnd"/>
      <w:r w:rsidRPr="0063080D">
        <w:t>(</w:t>
      </w:r>
      <w:proofErr w:type="gramEnd"/>
      <w:r w:rsidRPr="0063080D">
        <w:t xml:space="preserve">"Access Point: ");  </w:t>
      </w:r>
    </w:p>
    <w:p w14:paraId="31927D41" w14:textId="77777777" w:rsidR="0063080D" w:rsidRPr="0063080D" w:rsidRDefault="0063080D" w:rsidP="00425E60">
      <w:pPr>
        <w:pStyle w:val="a5"/>
        <w:ind w:firstLine="480"/>
      </w:pPr>
      <w:r w:rsidRPr="0063080D">
        <w:t xml:space="preserve">  </w:t>
      </w:r>
      <w:proofErr w:type="spellStart"/>
      <w:r w:rsidRPr="0063080D">
        <w:t>tft.print</w:t>
      </w:r>
      <w:proofErr w:type="spellEnd"/>
      <w:r w:rsidRPr="0063080D">
        <w:t>(</w:t>
      </w:r>
      <w:proofErr w:type="spellStart"/>
      <w:r w:rsidRPr="0063080D">
        <w:t>ssid</w:t>
      </w:r>
      <w:proofErr w:type="spellEnd"/>
      <w:r w:rsidRPr="0063080D">
        <w:t>);</w:t>
      </w:r>
    </w:p>
    <w:p w14:paraId="5BDBE22E" w14:textId="77777777" w:rsidR="0063080D" w:rsidRPr="0063080D" w:rsidRDefault="0063080D" w:rsidP="00425E60">
      <w:pPr>
        <w:pStyle w:val="a5"/>
        <w:ind w:firstLine="480"/>
      </w:pPr>
      <w:r w:rsidRPr="0063080D">
        <w:t xml:space="preserve">  </w:t>
      </w:r>
      <w:proofErr w:type="spellStart"/>
      <w:proofErr w:type="gramStart"/>
      <w:r w:rsidRPr="0063080D">
        <w:t>tft.setCursor</w:t>
      </w:r>
      <w:proofErr w:type="spellEnd"/>
      <w:proofErr w:type="gramEnd"/>
      <w:r w:rsidRPr="0063080D">
        <w:t xml:space="preserve">(10,20);    </w:t>
      </w:r>
    </w:p>
    <w:p w14:paraId="1D80E810" w14:textId="77777777" w:rsidR="0063080D" w:rsidRPr="0063080D" w:rsidRDefault="0063080D" w:rsidP="00425E60">
      <w:pPr>
        <w:pStyle w:val="a5"/>
        <w:ind w:firstLine="480"/>
      </w:pPr>
      <w:r w:rsidRPr="0063080D">
        <w:t xml:space="preserve">  </w:t>
      </w:r>
      <w:proofErr w:type="spellStart"/>
      <w:r w:rsidRPr="0063080D">
        <w:t>tft.</w:t>
      </w:r>
      <w:proofErr w:type="gramStart"/>
      <w:r w:rsidRPr="0063080D">
        <w:t>print</w:t>
      </w:r>
      <w:proofErr w:type="spellEnd"/>
      <w:r w:rsidRPr="0063080D">
        <w:t>(</w:t>
      </w:r>
      <w:proofErr w:type="gramEnd"/>
      <w:r w:rsidRPr="0063080D">
        <w:t xml:space="preserve">"Access Password: ");  </w:t>
      </w:r>
    </w:p>
    <w:p w14:paraId="7553701F" w14:textId="77777777" w:rsidR="0063080D" w:rsidRPr="0063080D" w:rsidRDefault="0063080D" w:rsidP="00425E60">
      <w:pPr>
        <w:pStyle w:val="a5"/>
        <w:ind w:firstLine="480"/>
      </w:pPr>
      <w:r w:rsidRPr="0063080D">
        <w:t xml:space="preserve">  </w:t>
      </w:r>
      <w:proofErr w:type="spellStart"/>
      <w:r w:rsidRPr="0063080D">
        <w:t>tft.print</w:t>
      </w:r>
      <w:proofErr w:type="spellEnd"/>
      <w:r w:rsidRPr="0063080D">
        <w:t xml:space="preserve">(password);   </w:t>
      </w:r>
    </w:p>
    <w:p w14:paraId="1D014BF3" w14:textId="77777777" w:rsidR="0063080D" w:rsidRPr="0063080D" w:rsidRDefault="0063080D" w:rsidP="00425E60">
      <w:pPr>
        <w:pStyle w:val="a5"/>
        <w:ind w:firstLine="480"/>
      </w:pPr>
      <w:r w:rsidRPr="0063080D">
        <w:t xml:space="preserve">  </w:t>
      </w:r>
      <w:proofErr w:type="spellStart"/>
      <w:proofErr w:type="gramStart"/>
      <w:r w:rsidRPr="0063080D">
        <w:t>tft.setCursor</w:t>
      </w:r>
      <w:proofErr w:type="spellEnd"/>
      <w:proofErr w:type="gramEnd"/>
      <w:r w:rsidRPr="0063080D">
        <w:t>(10,30);</w:t>
      </w:r>
    </w:p>
    <w:p w14:paraId="55CB7853" w14:textId="77777777" w:rsidR="0063080D" w:rsidRPr="0063080D" w:rsidRDefault="0063080D" w:rsidP="00425E60">
      <w:pPr>
        <w:pStyle w:val="a5"/>
        <w:ind w:firstLine="480"/>
      </w:pPr>
      <w:r w:rsidRPr="0063080D">
        <w:t xml:space="preserve">  </w:t>
      </w:r>
      <w:proofErr w:type="spellStart"/>
      <w:r w:rsidRPr="0063080D">
        <w:t>tft.</w:t>
      </w:r>
      <w:proofErr w:type="gramStart"/>
      <w:r w:rsidRPr="0063080D">
        <w:t>print</w:t>
      </w:r>
      <w:proofErr w:type="spellEnd"/>
      <w:r w:rsidRPr="0063080D">
        <w:t>(</w:t>
      </w:r>
      <w:proofErr w:type="gramEnd"/>
      <w:r w:rsidRPr="0063080D">
        <w:t xml:space="preserve">"IP address: ");  </w:t>
      </w:r>
    </w:p>
    <w:p w14:paraId="79D3FA31" w14:textId="77777777" w:rsidR="0063080D" w:rsidRPr="0063080D" w:rsidRDefault="0063080D" w:rsidP="00425E60">
      <w:pPr>
        <w:pStyle w:val="a5"/>
        <w:ind w:firstLine="480"/>
      </w:pPr>
      <w:r w:rsidRPr="0063080D">
        <w:t xml:space="preserve">  </w:t>
      </w:r>
      <w:proofErr w:type="spellStart"/>
      <w:r w:rsidRPr="0063080D">
        <w:t>tft.</w:t>
      </w:r>
      <w:proofErr w:type="gramStart"/>
      <w:r w:rsidRPr="0063080D">
        <w:t>print</w:t>
      </w:r>
      <w:proofErr w:type="spellEnd"/>
      <w:r w:rsidRPr="0063080D">
        <w:t>(</w:t>
      </w:r>
      <w:proofErr w:type="spellStart"/>
      <w:proofErr w:type="gramEnd"/>
      <w:r w:rsidRPr="0063080D">
        <w:t>WiFi.softAPIP</w:t>
      </w:r>
      <w:proofErr w:type="spellEnd"/>
      <w:r w:rsidRPr="0063080D">
        <w:t>());</w:t>
      </w:r>
    </w:p>
    <w:p w14:paraId="5432152C" w14:textId="77777777" w:rsidR="0063080D" w:rsidRPr="0063080D" w:rsidRDefault="0063080D" w:rsidP="00425E60">
      <w:pPr>
        <w:pStyle w:val="a5"/>
        <w:ind w:firstLine="480"/>
      </w:pPr>
      <w:r w:rsidRPr="0063080D">
        <w:t xml:space="preserve">  </w:t>
      </w:r>
      <w:proofErr w:type="spellStart"/>
      <w:proofErr w:type="gramStart"/>
      <w:r w:rsidRPr="0063080D">
        <w:t>tft.setCursor</w:t>
      </w:r>
      <w:proofErr w:type="spellEnd"/>
      <w:proofErr w:type="gramEnd"/>
      <w:r w:rsidRPr="0063080D">
        <w:t xml:space="preserve">(10,40);   </w:t>
      </w:r>
    </w:p>
    <w:p w14:paraId="20631E11" w14:textId="77777777" w:rsidR="0063080D" w:rsidRPr="0063080D" w:rsidRDefault="0063080D" w:rsidP="00425E60">
      <w:pPr>
        <w:pStyle w:val="a5"/>
        <w:ind w:firstLine="480"/>
      </w:pPr>
      <w:r w:rsidRPr="0063080D">
        <w:t xml:space="preserve">  </w:t>
      </w:r>
      <w:proofErr w:type="gramStart"/>
      <w:r w:rsidRPr="0063080D">
        <w:t>if(</w:t>
      </w:r>
      <w:proofErr w:type="spellStart"/>
      <w:proofErr w:type="gramEnd"/>
      <w:r w:rsidRPr="0063080D">
        <w:t>SPIFFS.begin</w:t>
      </w:r>
      <w:proofErr w:type="spellEnd"/>
      <w:r w:rsidRPr="0063080D">
        <w:t xml:space="preserve">()){ </w:t>
      </w:r>
    </w:p>
    <w:p w14:paraId="158526EE" w14:textId="77777777" w:rsidR="0063080D" w:rsidRPr="0063080D" w:rsidRDefault="0063080D" w:rsidP="00425E60">
      <w:pPr>
        <w:pStyle w:val="a5"/>
        <w:ind w:firstLine="480"/>
      </w:pPr>
      <w:r w:rsidRPr="0063080D">
        <w:t xml:space="preserve">    </w:t>
      </w:r>
      <w:proofErr w:type="spellStart"/>
      <w:r w:rsidRPr="0063080D">
        <w:t>tft.</w:t>
      </w:r>
      <w:proofErr w:type="gramStart"/>
      <w:r w:rsidRPr="0063080D">
        <w:t>print</w:t>
      </w:r>
      <w:proofErr w:type="spellEnd"/>
      <w:r w:rsidRPr="0063080D">
        <w:t>(</w:t>
      </w:r>
      <w:proofErr w:type="gramEnd"/>
      <w:r w:rsidRPr="0063080D">
        <w:t>"SPIFFS Started.");</w:t>
      </w:r>
    </w:p>
    <w:p w14:paraId="30332724" w14:textId="77777777" w:rsidR="0063080D" w:rsidRPr="0063080D" w:rsidRDefault="0063080D" w:rsidP="00425E60">
      <w:pPr>
        <w:pStyle w:val="a5"/>
        <w:ind w:firstLine="480"/>
      </w:pPr>
      <w:r w:rsidRPr="0063080D">
        <w:t xml:space="preserve">  } else {</w:t>
      </w:r>
    </w:p>
    <w:p w14:paraId="35717023" w14:textId="77777777" w:rsidR="0063080D" w:rsidRPr="0063080D" w:rsidRDefault="0063080D" w:rsidP="00425E60">
      <w:pPr>
        <w:pStyle w:val="a5"/>
        <w:ind w:firstLine="480"/>
      </w:pPr>
      <w:r w:rsidRPr="0063080D">
        <w:t xml:space="preserve">    </w:t>
      </w:r>
      <w:proofErr w:type="spellStart"/>
      <w:r w:rsidRPr="0063080D">
        <w:t>tft.</w:t>
      </w:r>
      <w:proofErr w:type="gramStart"/>
      <w:r w:rsidRPr="0063080D">
        <w:t>print</w:t>
      </w:r>
      <w:proofErr w:type="spellEnd"/>
      <w:r w:rsidRPr="0063080D">
        <w:t>(</w:t>
      </w:r>
      <w:proofErr w:type="gramEnd"/>
      <w:r w:rsidRPr="0063080D">
        <w:t>"SPIFFS Failed to Start.");</w:t>
      </w:r>
    </w:p>
    <w:p w14:paraId="5BE7C34F" w14:textId="77777777" w:rsidR="0063080D" w:rsidRPr="0063080D" w:rsidRDefault="0063080D" w:rsidP="00425E60">
      <w:pPr>
        <w:pStyle w:val="a5"/>
        <w:ind w:firstLine="480"/>
      </w:pPr>
      <w:r w:rsidRPr="0063080D">
        <w:t xml:space="preserve">  }</w:t>
      </w:r>
    </w:p>
    <w:p w14:paraId="653C8A4F" w14:textId="77777777" w:rsidR="0063080D" w:rsidRPr="0063080D" w:rsidRDefault="0063080D" w:rsidP="00425E60">
      <w:pPr>
        <w:pStyle w:val="a5"/>
        <w:ind w:firstLine="480"/>
      </w:pPr>
      <w:r w:rsidRPr="0063080D">
        <w:t xml:space="preserve">  esp8266_</w:t>
      </w:r>
      <w:proofErr w:type="gramStart"/>
      <w:r w:rsidRPr="0063080D">
        <w:t>server.on</w:t>
      </w:r>
      <w:proofErr w:type="gramEnd"/>
      <w:r w:rsidRPr="0063080D">
        <w:t>("/</w:t>
      </w:r>
      <w:proofErr w:type="spellStart"/>
      <w:r w:rsidRPr="0063080D">
        <w:t>getDHT</w:t>
      </w:r>
      <w:proofErr w:type="spellEnd"/>
      <w:r w:rsidRPr="0063080D">
        <w:t>",</w:t>
      </w:r>
      <w:proofErr w:type="spellStart"/>
      <w:r w:rsidRPr="0063080D">
        <w:t>handleDHT</w:t>
      </w:r>
      <w:proofErr w:type="spellEnd"/>
      <w:r w:rsidRPr="0063080D">
        <w:t>);</w:t>
      </w:r>
    </w:p>
    <w:p w14:paraId="5E92E605" w14:textId="77777777" w:rsidR="0063080D" w:rsidRPr="0063080D" w:rsidRDefault="0063080D" w:rsidP="00425E60">
      <w:pPr>
        <w:pStyle w:val="a5"/>
        <w:ind w:firstLine="480"/>
      </w:pPr>
      <w:r w:rsidRPr="0063080D">
        <w:t xml:space="preserve">  esp8266_</w:t>
      </w:r>
      <w:proofErr w:type="gramStart"/>
      <w:r w:rsidRPr="0063080D">
        <w:t>server.onNotFound</w:t>
      </w:r>
      <w:proofErr w:type="gramEnd"/>
      <w:r w:rsidRPr="0063080D">
        <w:t>(</w:t>
      </w:r>
      <w:proofErr w:type="spellStart"/>
      <w:r w:rsidRPr="0063080D">
        <w:t>handleUserRequet</w:t>
      </w:r>
      <w:proofErr w:type="spellEnd"/>
      <w:r w:rsidRPr="0063080D">
        <w:t xml:space="preserve">);      </w:t>
      </w:r>
    </w:p>
    <w:p w14:paraId="448F282E" w14:textId="77777777" w:rsidR="0063080D" w:rsidRPr="0063080D" w:rsidRDefault="0063080D" w:rsidP="00425E60">
      <w:pPr>
        <w:pStyle w:val="a5"/>
        <w:ind w:firstLine="480"/>
      </w:pPr>
      <w:r w:rsidRPr="0063080D">
        <w:t xml:space="preserve">  esp8266_</w:t>
      </w:r>
      <w:proofErr w:type="gramStart"/>
      <w:r w:rsidRPr="0063080D">
        <w:t>server.begin</w:t>
      </w:r>
      <w:proofErr w:type="gramEnd"/>
      <w:r w:rsidRPr="0063080D">
        <w:t>();</w:t>
      </w:r>
    </w:p>
    <w:p w14:paraId="430548CC" w14:textId="77777777" w:rsidR="0063080D" w:rsidRPr="0063080D" w:rsidRDefault="0063080D" w:rsidP="00425E60">
      <w:pPr>
        <w:pStyle w:val="a5"/>
        <w:ind w:firstLine="480"/>
      </w:pPr>
      <w:r w:rsidRPr="0063080D">
        <w:t xml:space="preserve">  </w:t>
      </w:r>
      <w:proofErr w:type="spellStart"/>
      <w:proofErr w:type="gramStart"/>
      <w:r w:rsidRPr="0063080D">
        <w:t>tft.setCursor</w:t>
      </w:r>
      <w:proofErr w:type="spellEnd"/>
      <w:proofErr w:type="gramEnd"/>
      <w:r w:rsidRPr="0063080D">
        <w:t xml:space="preserve">(10,50);  </w:t>
      </w:r>
    </w:p>
    <w:p w14:paraId="3CC69D04" w14:textId="77777777" w:rsidR="0063080D" w:rsidRPr="0063080D" w:rsidRDefault="0063080D" w:rsidP="00425E60">
      <w:pPr>
        <w:pStyle w:val="a5"/>
        <w:ind w:firstLine="480"/>
      </w:pPr>
      <w:r w:rsidRPr="0063080D">
        <w:t xml:space="preserve">  </w:t>
      </w:r>
      <w:proofErr w:type="spellStart"/>
      <w:r w:rsidRPr="0063080D">
        <w:t>tft.</w:t>
      </w:r>
      <w:proofErr w:type="gramStart"/>
      <w:r w:rsidRPr="0063080D">
        <w:t>print</w:t>
      </w:r>
      <w:proofErr w:type="spellEnd"/>
      <w:r w:rsidRPr="0063080D">
        <w:t>(</w:t>
      </w:r>
      <w:proofErr w:type="gramEnd"/>
      <w:r w:rsidRPr="0063080D">
        <w:t>"HTTP server started");</w:t>
      </w:r>
    </w:p>
    <w:p w14:paraId="2A82734D" w14:textId="77777777" w:rsidR="0063080D" w:rsidRPr="0063080D" w:rsidRDefault="0063080D" w:rsidP="00425E60">
      <w:pPr>
        <w:pStyle w:val="a5"/>
        <w:ind w:firstLine="480"/>
      </w:pPr>
      <w:r w:rsidRPr="0063080D">
        <w:t xml:space="preserve">  </w:t>
      </w:r>
      <w:proofErr w:type="gramStart"/>
      <w:r w:rsidRPr="0063080D">
        <w:t>delay(</w:t>
      </w:r>
      <w:proofErr w:type="gramEnd"/>
      <w:r w:rsidRPr="0063080D">
        <w:t>5000);</w:t>
      </w:r>
    </w:p>
    <w:p w14:paraId="698E2A6F" w14:textId="77777777" w:rsidR="0063080D" w:rsidRPr="0063080D" w:rsidRDefault="0063080D" w:rsidP="00425E60">
      <w:pPr>
        <w:pStyle w:val="a5"/>
        <w:ind w:firstLine="480"/>
      </w:pPr>
      <w:r w:rsidRPr="0063080D">
        <w:t xml:space="preserve">} </w:t>
      </w:r>
    </w:p>
    <w:p w14:paraId="0DFEDFE2" w14:textId="77777777" w:rsidR="0063080D" w:rsidRPr="0063080D" w:rsidRDefault="0063080D" w:rsidP="00425E60">
      <w:pPr>
        <w:pStyle w:val="a5"/>
        <w:ind w:firstLine="480"/>
      </w:pPr>
      <w:r w:rsidRPr="0063080D">
        <w:t>void loop(void) {</w:t>
      </w:r>
    </w:p>
    <w:p w14:paraId="05DFA8BD" w14:textId="77777777" w:rsidR="0063080D" w:rsidRPr="0063080D" w:rsidRDefault="0063080D" w:rsidP="00425E60">
      <w:pPr>
        <w:pStyle w:val="a5"/>
        <w:ind w:firstLine="480"/>
      </w:pPr>
      <w:r w:rsidRPr="0063080D">
        <w:t xml:space="preserve">   if(</w:t>
      </w:r>
      <w:proofErr w:type="spellStart"/>
      <w:proofErr w:type="gramStart"/>
      <w:r w:rsidRPr="0063080D">
        <w:t>digitalRead</w:t>
      </w:r>
      <w:proofErr w:type="spellEnd"/>
      <w:r w:rsidRPr="0063080D">
        <w:t>(</w:t>
      </w:r>
      <w:proofErr w:type="gramEnd"/>
      <w:r w:rsidRPr="0063080D">
        <w:t>4) == HIGH){</w:t>
      </w:r>
    </w:p>
    <w:p w14:paraId="705900A5" w14:textId="77777777" w:rsidR="0063080D" w:rsidRPr="0063080D" w:rsidRDefault="0063080D" w:rsidP="00425E60">
      <w:pPr>
        <w:pStyle w:val="a5"/>
        <w:ind w:firstLine="480"/>
      </w:pPr>
      <w:r w:rsidRPr="0063080D">
        <w:t xml:space="preserve">                </w:t>
      </w:r>
      <w:proofErr w:type="spellStart"/>
      <w:proofErr w:type="gramStart"/>
      <w:r w:rsidRPr="0063080D">
        <w:t>tft.fillScreen</w:t>
      </w:r>
      <w:proofErr w:type="spellEnd"/>
      <w:proofErr w:type="gramEnd"/>
      <w:r w:rsidRPr="0063080D">
        <w:t>(TFT_BLACK);</w:t>
      </w:r>
    </w:p>
    <w:p w14:paraId="217ABDAB" w14:textId="77777777" w:rsidR="0063080D" w:rsidRPr="0063080D" w:rsidRDefault="0063080D" w:rsidP="00425E60">
      <w:pPr>
        <w:pStyle w:val="a5"/>
        <w:ind w:firstLine="480"/>
      </w:pPr>
      <w:r w:rsidRPr="0063080D">
        <w:t xml:space="preserve">                </w:t>
      </w:r>
      <w:proofErr w:type="spellStart"/>
      <w:proofErr w:type="gramStart"/>
      <w:r w:rsidRPr="0063080D">
        <w:t>tft.drawLine</w:t>
      </w:r>
      <w:proofErr w:type="spellEnd"/>
      <w:proofErr w:type="gramEnd"/>
      <w:r w:rsidRPr="0063080D">
        <w:t>(5,8,150,8,TFT_WHITE);</w:t>
      </w:r>
    </w:p>
    <w:p w14:paraId="7CCB092E" w14:textId="77777777" w:rsidR="0063080D" w:rsidRPr="0063080D" w:rsidRDefault="0063080D" w:rsidP="00425E60">
      <w:pPr>
        <w:pStyle w:val="a5"/>
        <w:ind w:firstLine="480"/>
      </w:pPr>
      <w:r w:rsidRPr="0063080D">
        <w:t xml:space="preserve">                </w:t>
      </w:r>
      <w:proofErr w:type="spellStart"/>
      <w:proofErr w:type="gramStart"/>
      <w:r w:rsidRPr="0063080D">
        <w:t>tft.drawLine</w:t>
      </w:r>
      <w:proofErr w:type="spellEnd"/>
      <w:proofErr w:type="gramEnd"/>
      <w:r w:rsidRPr="0063080D">
        <w:t>(5,30,150,30,TFT_WHITE);</w:t>
      </w:r>
    </w:p>
    <w:p w14:paraId="142C3588" w14:textId="77777777" w:rsidR="0063080D" w:rsidRPr="0063080D" w:rsidRDefault="0063080D" w:rsidP="00425E60">
      <w:pPr>
        <w:pStyle w:val="a5"/>
        <w:ind w:firstLine="480"/>
      </w:pPr>
      <w:r w:rsidRPr="0063080D">
        <w:t xml:space="preserve">                </w:t>
      </w:r>
      <w:proofErr w:type="spellStart"/>
      <w:proofErr w:type="gramStart"/>
      <w:r w:rsidRPr="0063080D">
        <w:t>tft.drawLine</w:t>
      </w:r>
      <w:proofErr w:type="spellEnd"/>
      <w:proofErr w:type="gramEnd"/>
      <w:r w:rsidRPr="0063080D">
        <w:t>(5,52,150,52,TFT_WHITE);</w:t>
      </w:r>
    </w:p>
    <w:p w14:paraId="7F0E53C8" w14:textId="77777777" w:rsidR="0063080D" w:rsidRPr="0063080D" w:rsidRDefault="0063080D" w:rsidP="00425E60">
      <w:pPr>
        <w:pStyle w:val="a5"/>
        <w:ind w:firstLine="480"/>
      </w:pPr>
      <w:r w:rsidRPr="0063080D">
        <w:t xml:space="preserve">                </w:t>
      </w:r>
      <w:proofErr w:type="spellStart"/>
      <w:proofErr w:type="gramStart"/>
      <w:r w:rsidRPr="0063080D">
        <w:t>tft.drawLine</w:t>
      </w:r>
      <w:proofErr w:type="spellEnd"/>
      <w:proofErr w:type="gramEnd"/>
      <w:r w:rsidRPr="0063080D">
        <w:t>(5,8,5,52,TFT_WHITE);</w:t>
      </w:r>
    </w:p>
    <w:p w14:paraId="63B11465" w14:textId="77777777" w:rsidR="0063080D" w:rsidRPr="0063080D" w:rsidRDefault="0063080D" w:rsidP="00425E60">
      <w:pPr>
        <w:pStyle w:val="a5"/>
        <w:ind w:firstLine="480"/>
      </w:pPr>
      <w:r w:rsidRPr="0063080D">
        <w:t xml:space="preserve">                </w:t>
      </w:r>
      <w:proofErr w:type="spellStart"/>
      <w:proofErr w:type="gramStart"/>
      <w:r w:rsidRPr="0063080D">
        <w:t>tft.drawLine</w:t>
      </w:r>
      <w:proofErr w:type="spellEnd"/>
      <w:proofErr w:type="gramEnd"/>
      <w:r w:rsidRPr="0063080D">
        <w:t>(100,8,100,52,TFT_WHITE);</w:t>
      </w:r>
    </w:p>
    <w:p w14:paraId="1B684088" w14:textId="77777777" w:rsidR="0063080D" w:rsidRPr="0063080D" w:rsidRDefault="0063080D" w:rsidP="00425E60">
      <w:pPr>
        <w:pStyle w:val="a5"/>
        <w:ind w:firstLine="480"/>
      </w:pPr>
      <w:r w:rsidRPr="0063080D">
        <w:t xml:space="preserve">                </w:t>
      </w:r>
      <w:proofErr w:type="spellStart"/>
      <w:proofErr w:type="gramStart"/>
      <w:r w:rsidRPr="0063080D">
        <w:t>tft.drawLine</w:t>
      </w:r>
      <w:proofErr w:type="spellEnd"/>
      <w:proofErr w:type="gramEnd"/>
      <w:r w:rsidRPr="0063080D">
        <w:t>(150,8,150,52,TFT_WHITE);</w:t>
      </w:r>
    </w:p>
    <w:p w14:paraId="09807315" w14:textId="77777777" w:rsidR="0063080D" w:rsidRPr="0063080D" w:rsidRDefault="0063080D" w:rsidP="00425E60">
      <w:pPr>
        <w:pStyle w:val="a5"/>
        <w:ind w:firstLine="480"/>
      </w:pPr>
      <w:r w:rsidRPr="0063080D">
        <w:t xml:space="preserve">                </w:t>
      </w:r>
      <w:proofErr w:type="spellStart"/>
      <w:proofErr w:type="gramStart"/>
      <w:r w:rsidRPr="0063080D">
        <w:t>tft.setTextFont</w:t>
      </w:r>
      <w:proofErr w:type="spellEnd"/>
      <w:proofErr w:type="gramEnd"/>
      <w:r w:rsidRPr="0063080D">
        <w:t>(1);</w:t>
      </w:r>
    </w:p>
    <w:p w14:paraId="1FCB9FA8" w14:textId="77777777" w:rsidR="0063080D" w:rsidRPr="0063080D" w:rsidRDefault="0063080D" w:rsidP="00425E60">
      <w:pPr>
        <w:pStyle w:val="a5"/>
        <w:ind w:firstLine="480"/>
      </w:pPr>
      <w:r w:rsidRPr="0063080D">
        <w:t xml:space="preserve">                </w:t>
      </w:r>
      <w:proofErr w:type="spellStart"/>
      <w:proofErr w:type="gramStart"/>
      <w:r w:rsidRPr="0063080D">
        <w:t>tft.setCursor</w:t>
      </w:r>
      <w:proofErr w:type="spellEnd"/>
      <w:proofErr w:type="gramEnd"/>
      <w:r w:rsidRPr="0063080D">
        <w:t>(45,120);</w:t>
      </w:r>
    </w:p>
    <w:p w14:paraId="61B8BE41" w14:textId="77777777" w:rsidR="0063080D" w:rsidRPr="0063080D" w:rsidRDefault="0063080D" w:rsidP="00425E60">
      <w:pPr>
        <w:pStyle w:val="a5"/>
        <w:ind w:firstLine="480"/>
      </w:pPr>
      <w:r w:rsidRPr="0063080D">
        <w:t xml:space="preserve">                </w:t>
      </w:r>
      <w:proofErr w:type="spellStart"/>
      <w:r w:rsidRPr="0063080D">
        <w:t>tft.print</w:t>
      </w:r>
      <w:proofErr w:type="spellEnd"/>
      <w:r w:rsidRPr="0063080D">
        <w:t>("B</w:t>
      </w:r>
      <w:proofErr w:type="gramStart"/>
      <w:r w:rsidRPr="0063080D">
        <w:t>01914005,Sukening</w:t>
      </w:r>
      <w:proofErr w:type="gramEnd"/>
      <w:r w:rsidRPr="0063080D">
        <w:t>");</w:t>
      </w:r>
    </w:p>
    <w:p w14:paraId="0767B5BC" w14:textId="77777777" w:rsidR="0063080D" w:rsidRPr="0063080D" w:rsidRDefault="0063080D" w:rsidP="00425E60">
      <w:pPr>
        <w:pStyle w:val="a5"/>
        <w:ind w:firstLine="480"/>
      </w:pPr>
      <w:r w:rsidRPr="0063080D">
        <w:t xml:space="preserve">                </w:t>
      </w:r>
      <w:proofErr w:type="spellStart"/>
      <w:proofErr w:type="gramStart"/>
      <w:r w:rsidRPr="0063080D">
        <w:t>tft.setTextFont</w:t>
      </w:r>
      <w:proofErr w:type="spellEnd"/>
      <w:proofErr w:type="gramEnd"/>
      <w:r w:rsidRPr="0063080D">
        <w:t>(2);</w:t>
      </w:r>
    </w:p>
    <w:p w14:paraId="30B392EA" w14:textId="77777777" w:rsidR="0063080D" w:rsidRPr="0063080D" w:rsidRDefault="0063080D" w:rsidP="00425E60">
      <w:pPr>
        <w:pStyle w:val="a5"/>
        <w:ind w:firstLine="480"/>
      </w:pPr>
      <w:r w:rsidRPr="0063080D">
        <w:lastRenderedPageBreak/>
        <w:t xml:space="preserve">                </w:t>
      </w:r>
      <w:proofErr w:type="spellStart"/>
      <w:proofErr w:type="gramStart"/>
      <w:r w:rsidRPr="0063080D">
        <w:t>tft.setCursor</w:t>
      </w:r>
      <w:proofErr w:type="spellEnd"/>
      <w:proofErr w:type="gramEnd"/>
      <w:r w:rsidRPr="0063080D">
        <w:t>(22,12);</w:t>
      </w:r>
    </w:p>
    <w:p w14:paraId="7417D586" w14:textId="77777777" w:rsidR="0063080D" w:rsidRPr="0063080D" w:rsidRDefault="0063080D" w:rsidP="00425E60">
      <w:pPr>
        <w:pStyle w:val="a5"/>
        <w:ind w:firstLine="480"/>
      </w:pPr>
      <w:r w:rsidRPr="0063080D">
        <w:t xml:space="preserve">                </w:t>
      </w:r>
      <w:proofErr w:type="spellStart"/>
      <w:r w:rsidRPr="0063080D">
        <w:t>tft.print</w:t>
      </w:r>
      <w:proofErr w:type="spellEnd"/>
      <w:r w:rsidRPr="0063080D">
        <w:t>("</w:t>
      </w:r>
      <w:proofErr w:type="gramStart"/>
      <w:r w:rsidRPr="0063080D">
        <w:t>Humidity(</w:t>
      </w:r>
      <w:proofErr w:type="gramEnd"/>
      <w:r w:rsidRPr="0063080D">
        <w:t>%");</w:t>
      </w:r>
    </w:p>
    <w:p w14:paraId="51677090" w14:textId="77777777" w:rsidR="0063080D" w:rsidRPr="0063080D" w:rsidRDefault="0063080D" w:rsidP="00425E60">
      <w:pPr>
        <w:pStyle w:val="a5"/>
        <w:ind w:firstLine="480"/>
      </w:pPr>
      <w:r w:rsidRPr="0063080D">
        <w:t xml:space="preserve">                </w:t>
      </w:r>
      <w:proofErr w:type="spellStart"/>
      <w:proofErr w:type="gramStart"/>
      <w:r w:rsidRPr="0063080D">
        <w:t>tft.setCursor</w:t>
      </w:r>
      <w:proofErr w:type="spellEnd"/>
      <w:proofErr w:type="gramEnd"/>
      <w:r w:rsidRPr="0063080D">
        <w:t>(8,34);</w:t>
      </w:r>
    </w:p>
    <w:p w14:paraId="085619F6" w14:textId="77777777" w:rsidR="0063080D" w:rsidRPr="0063080D" w:rsidRDefault="0063080D" w:rsidP="00425E60">
      <w:pPr>
        <w:pStyle w:val="a5"/>
        <w:ind w:firstLine="480"/>
      </w:pPr>
      <w:r w:rsidRPr="0063080D">
        <w:t xml:space="preserve">                </w:t>
      </w:r>
      <w:proofErr w:type="spellStart"/>
      <w:r w:rsidRPr="0063080D">
        <w:t>tft.print</w:t>
      </w:r>
      <w:proofErr w:type="spellEnd"/>
      <w:r w:rsidRPr="0063080D">
        <w:t>("Temperature(C");</w:t>
      </w:r>
    </w:p>
    <w:p w14:paraId="6A2E9714" w14:textId="77777777" w:rsidR="0063080D" w:rsidRPr="0063080D" w:rsidRDefault="0063080D" w:rsidP="00425E60">
      <w:pPr>
        <w:pStyle w:val="a5"/>
        <w:ind w:firstLine="480"/>
      </w:pPr>
      <w:r w:rsidRPr="0063080D">
        <w:t xml:space="preserve">                </w:t>
      </w:r>
      <w:proofErr w:type="gramStart"/>
      <w:r w:rsidRPr="0063080D">
        <w:t>while(</w:t>
      </w:r>
      <w:proofErr w:type="gramEnd"/>
      <w:r w:rsidRPr="0063080D">
        <w:t>1){</w:t>
      </w:r>
    </w:p>
    <w:p w14:paraId="1866DA9F" w14:textId="77777777" w:rsidR="0063080D" w:rsidRPr="0063080D" w:rsidRDefault="0063080D" w:rsidP="00425E60">
      <w:pPr>
        <w:pStyle w:val="a5"/>
        <w:ind w:firstLine="480"/>
      </w:pPr>
      <w:r w:rsidRPr="0063080D">
        <w:t xml:space="preserve">                  if(</w:t>
      </w:r>
      <w:proofErr w:type="spellStart"/>
      <w:proofErr w:type="gramStart"/>
      <w:r w:rsidRPr="0063080D">
        <w:t>digitalRead</w:t>
      </w:r>
      <w:proofErr w:type="spellEnd"/>
      <w:r w:rsidRPr="0063080D">
        <w:t>(</w:t>
      </w:r>
      <w:proofErr w:type="gramEnd"/>
      <w:r w:rsidRPr="0063080D">
        <w:t>4) == LOW){break;}</w:t>
      </w:r>
    </w:p>
    <w:p w14:paraId="3CDDBF02" w14:textId="77777777" w:rsidR="0063080D" w:rsidRPr="0063080D" w:rsidRDefault="0063080D" w:rsidP="00425E60">
      <w:pPr>
        <w:pStyle w:val="a5"/>
        <w:ind w:firstLine="480"/>
      </w:pPr>
      <w:r w:rsidRPr="0063080D">
        <w:t xml:space="preserve">                  DHT11.read(DHT11PIN);</w:t>
      </w:r>
    </w:p>
    <w:p w14:paraId="21F580E0" w14:textId="77777777" w:rsidR="0063080D" w:rsidRPr="0063080D" w:rsidRDefault="0063080D" w:rsidP="00425E60">
      <w:pPr>
        <w:pStyle w:val="a5"/>
        <w:ind w:firstLine="480"/>
      </w:pPr>
      <w:r w:rsidRPr="0063080D">
        <w:t xml:space="preserve">                </w:t>
      </w:r>
      <w:proofErr w:type="spellStart"/>
      <w:proofErr w:type="gramStart"/>
      <w:r w:rsidRPr="0063080D">
        <w:t>tft.setCursor</w:t>
      </w:r>
      <w:proofErr w:type="spellEnd"/>
      <w:proofErr w:type="gramEnd"/>
      <w:r w:rsidRPr="0063080D">
        <w:t>(108,12);</w:t>
      </w:r>
    </w:p>
    <w:p w14:paraId="625DE059" w14:textId="77777777" w:rsidR="0063080D" w:rsidRPr="0063080D" w:rsidRDefault="0063080D" w:rsidP="00425E60">
      <w:pPr>
        <w:pStyle w:val="a5"/>
        <w:ind w:firstLine="480"/>
      </w:pPr>
      <w:r w:rsidRPr="0063080D">
        <w:t xml:space="preserve">                </w:t>
      </w:r>
      <w:proofErr w:type="spellStart"/>
      <w:r w:rsidRPr="0063080D">
        <w:t>tft.print</w:t>
      </w:r>
      <w:proofErr w:type="spellEnd"/>
      <w:r w:rsidRPr="0063080D">
        <w:t>((float)DHT11.humidity,2);</w:t>
      </w:r>
    </w:p>
    <w:p w14:paraId="4674A168" w14:textId="77777777" w:rsidR="0063080D" w:rsidRPr="0063080D" w:rsidRDefault="0063080D" w:rsidP="00425E60">
      <w:pPr>
        <w:pStyle w:val="a5"/>
        <w:ind w:firstLine="480"/>
      </w:pPr>
      <w:r w:rsidRPr="0063080D">
        <w:t xml:space="preserve">                </w:t>
      </w:r>
      <w:proofErr w:type="spellStart"/>
      <w:proofErr w:type="gramStart"/>
      <w:r w:rsidRPr="0063080D">
        <w:t>tft.setCursor</w:t>
      </w:r>
      <w:proofErr w:type="spellEnd"/>
      <w:proofErr w:type="gramEnd"/>
      <w:r w:rsidRPr="0063080D">
        <w:t>(108,34);</w:t>
      </w:r>
    </w:p>
    <w:p w14:paraId="0360DBEA" w14:textId="77777777" w:rsidR="0063080D" w:rsidRPr="0063080D" w:rsidRDefault="0063080D" w:rsidP="00425E60">
      <w:pPr>
        <w:pStyle w:val="a5"/>
        <w:ind w:firstLine="480"/>
      </w:pPr>
      <w:r w:rsidRPr="0063080D">
        <w:t xml:space="preserve">                </w:t>
      </w:r>
      <w:proofErr w:type="spellStart"/>
      <w:r w:rsidRPr="0063080D">
        <w:t>tft.print</w:t>
      </w:r>
      <w:proofErr w:type="spellEnd"/>
      <w:r w:rsidRPr="0063080D">
        <w:t xml:space="preserve">((float)DHT11.temperature,2); </w:t>
      </w:r>
    </w:p>
    <w:p w14:paraId="35E15E46" w14:textId="77777777" w:rsidR="0063080D" w:rsidRPr="0063080D" w:rsidRDefault="0063080D" w:rsidP="00425E60">
      <w:pPr>
        <w:pStyle w:val="a5"/>
        <w:ind w:firstLine="480"/>
      </w:pPr>
      <w:r w:rsidRPr="0063080D">
        <w:t xml:space="preserve">                </w:t>
      </w:r>
      <w:proofErr w:type="gramStart"/>
      <w:r w:rsidRPr="0063080D">
        <w:t>if(</w:t>
      </w:r>
      <w:proofErr w:type="spellStart"/>
      <w:proofErr w:type="gramEnd"/>
      <w:r w:rsidRPr="0063080D">
        <w:t>i</w:t>
      </w:r>
      <w:proofErr w:type="spellEnd"/>
      <w:r w:rsidRPr="0063080D">
        <w:t xml:space="preserve"> &lt; 20){</w:t>
      </w:r>
    </w:p>
    <w:p w14:paraId="21EA7B19" w14:textId="77777777" w:rsidR="0063080D" w:rsidRPr="0063080D" w:rsidRDefault="0063080D" w:rsidP="00425E60">
      <w:pPr>
        <w:pStyle w:val="a5"/>
        <w:ind w:firstLine="480"/>
      </w:pPr>
      <w:r w:rsidRPr="0063080D">
        <w:t xml:space="preserve">                  </w:t>
      </w:r>
      <w:proofErr w:type="spellStart"/>
      <w:r w:rsidRPr="0063080D">
        <w:t>temperaturedata</w:t>
      </w:r>
      <w:proofErr w:type="spellEnd"/>
      <w:r w:rsidRPr="0063080D">
        <w:t>[</w:t>
      </w:r>
      <w:proofErr w:type="spellStart"/>
      <w:r w:rsidRPr="0063080D">
        <w:t>i</w:t>
      </w:r>
      <w:proofErr w:type="spellEnd"/>
      <w:r w:rsidRPr="0063080D">
        <w:t>]=DHT11.temperature;</w:t>
      </w:r>
    </w:p>
    <w:p w14:paraId="3B81357D" w14:textId="77777777" w:rsidR="0063080D" w:rsidRPr="0063080D" w:rsidRDefault="0063080D" w:rsidP="00425E60">
      <w:pPr>
        <w:pStyle w:val="a5"/>
        <w:ind w:firstLine="480"/>
      </w:pPr>
      <w:r w:rsidRPr="0063080D">
        <w:t xml:space="preserve">                  </w:t>
      </w:r>
      <w:proofErr w:type="spellStart"/>
      <w:r w:rsidRPr="0063080D">
        <w:t>humiditydata</w:t>
      </w:r>
      <w:proofErr w:type="spellEnd"/>
      <w:r w:rsidRPr="0063080D">
        <w:t>[</w:t>
      </w:r>
      <w:proofErr w:type="spellStart"/>
      <w:r w:rsidRPr="0063080D">
        <w:t>i</w:t>
      </w:r>
      <w:proofErr w:type="spellEnd"/>
      <w:r w:rsidRPr="0063080D">
        <w:t>]=DHT11.humidity;</w:t>
      </w:r>
    </w:p>
    <w:p w14:paraId="66EDDA38" w14:textId="77777777" w:rsidR="0063080D" w:rsidRPr="0063080D" w:rsidRDefault="0063080D" w:rsidP="00425E60">
      <w:pPr>
        <w:pStyle w:val="a5"/>
        <w:ind w:firstLine="480"/>
      </w:pPr>
      <w:r w:rsidRPr="0063080D">
        <w:t xml:space="preserve">                  </w:t>
      </w:r>
      <w:proofErr w:type="spellStart"/>
      <w:r w:rsidRPr="0063080D">
        <w:t>i</w:t>
      </w:r>
      <w:proofErr w:type="spellEnd"/>
      <w:r w:rsidRPr="0063080D">
        <w:t>++;</w:t>
      </w:r>
    </w:p>
    <w:p w14:paraId="4DD98011" w14:textId="77777777" w:rsidR="0063080D" w:rsidRPr="0063080D" w:rsidRDefault="0063080D" w:rsidP="00425E60">
      <w:pPr>
        <w:pStyle w:val="a5"/>
        <w:ind w:firstLine="480"/>
      </w:pPr>
      <w:r w:rsidRPr="0063080D">
        <w:t xml:space="preserve">                    Serial.print(DHT11.temperature*100+DHT11.humidity+</w:t>
      </w:r>
      <w:proofErr w:type="gramStart"/>
      <w:r w:rsidRPr="0063080D">
        <w:t>digitalRead(</w:t>
      </w:r>
      <w:proofErr w:type="gramEnd"/>
      <w:r w:rsidRPr="0063080D">
        <w:t xml:space="preserve">4)*10000);                  </w:t>
      </w:r>
    </w:p>
    <w:p w14:paraId="2C12F155" w14:textId="77777777" w:rsidR="0063080D" w:rsidRPr="0063080D" w:rsidRDefault="0063080D" w:rsidP="00425E60">
      <w:pPr>
        <w:pStyle w:val="a5"/>
        <w:ind w:firstLine="480"/>
      </w:pPr>
      <w:r w:rsidRPr="0063080D">
        <w:t xml:space="preserve">                  }</w:t>
      </w:r>
    </w:p>
    <w:p w14:paraId="6DC10598" w14:textId="77777777" w:rsidR="0063080D" w:rsidRPr="0063080D" w:rsidRDefault="0063080D" w:rsidP="00425E60">
      <w:pPr>
        <w:pStyle w:val="a5"/>
        <w:ind w:firstLine="480"/>
      </w:pPr>
      <w:r w:rsidRPr="0063080D">
        <w:t xml:space="preserve">                </w:t>
      </w:r>
      <w:proofErr w:type="gramStart"/>
      <w:r w:rsidRPr="0063080D">
        <w:t>else{</w:t>
      </w:r>
      <w:proofErr w:type="gramEnd"/>
    </w:p>
    <w:p w14:paraId="21008F82" w14:textId="77777777" w:rsidR="0063080D" w:rsidRPr="0063080D" w:rsidRDefault="0063080D" w:rsidP="00425E60">
      <w:pPr>
        <w:pStyle w:val="a5"/>
        <w:ind w:firstLine="480"/>
      </w:pPr>
      <w:r w:rsidRPr="0063080D">
        <w:t xml:space="preserve">                  for(</w:t>
      </w:r>
      <w:proofErr w:type="spellStart"/>
      <w:r w:rsidRPr="0063080D">
        <w:t>i</w:t>
      </w:r>
      <w:proofErr w:type="spellEnd"/>
      <w:r w:rsidRPr="0063080D">
        <w:t>=</w:t>
      </w:r>
      <w:proofErr w:type="gramStart"/>
      <w:r w:rsidRPr="0063080D">
        <w:t>0;i</w:t>
      </w:r>
      <w:proofErr w:type="gramEnd"/>
      <w:r w:rsidRPr="0063080D">
        <w:t>&lt;19;i++){</w:t>
      </w:r>
    </w:p>
    <w:p w14:paraId="2D8E284C" w14:textId="77777777" w:rsidR="0063080D" w:rsidRPr="0063080D" w:rsidRDefault="0063080D" w:rsidP="00425E60">
      <w:pPr>
        <w:pStyle w:val="a5"/>
        <w:ind w:firstLine="480"/>
      </w:pPr>
      <w:r w:rsidRPr="0063080D">
        <w:t xml:space="preserve">                  </w:t>
      </w:r>
      <w:proofErr w:type="spellStart"/>
      <w:r w:rsidRPr="0063080D">
        <w:t>temperaturedata</w:t>
      </w:r>
      <w:proofErr w:type="spellEnd"/>
      <w:r w:rsidRPr="0063080D">
        <w:t>[</w:t>
      </w:r>
      <w:proofErr w:type="spellStart"/>
      <w:r w:rsidRPr="0063080D">
        <w:t>i</w:t>
      </w:r>
      <w:proofErr w:type="spellEnd"/>
      <w:r w:rsidRPr="0063080D">
        <w:t>]=</w:t>
      </w:r>
      <w:proofErr w:type="spellStart"/>
      <w:r w:rsidRPr="0063080D">
        <w:t>temperaturedata</w:t>
      </w:r>
      <w:proofErr w:type="spellEnd"/>
      <w:r w:rsidRPr="0063080D">
        <w:t>[i+1];</w:t>
      </w:r>
    </w:p>
    <w:p w14:paraId="41ACBCAF" w14:textId="77777777" w:rsidR="0063080D" w:rsidRPr="0063080D" w:rsidRDefault="0063080D" w:rsidP="00425E60">
      <w:pPr>
        <w:pStyle w:val="a5"/>
        <w:ind w:firstLine="480"/>
      </w:pPr>
      <w:r w:rsidRPr="0063080D">
        <w:t xml:space="preserve">                  </w:t>
      </w:r>
      <w:proofErr w:type="spellStart"/>
      <w:r w:rsidRPr="0063080D">
        <w:t>humiditydata</w:t>
      </w:r>
      <w:proofErr w:type="spellEnd"/>
      <w:r w:rsidRPr="0063080D">
        <w:t>[</w:t>
      </w:r>
      <w:proofErr w:type="spellStart"/>
      <w:r w:rsidRPr="0063080D">
        <w:t>i</w:t>
      </w:r>
      <w:proofErr w:type="spellEnd"/>
      <w:r w:rsidRPr="0063080D">
        <w:t>]=</w:t>
      </w:r>
      <w:proofErr w:type="spellStart"/>
      <w:r w:rsidRPr="0063080D">
        <w:t>humiditydata</w:t>
      </w:r>
      <w:proofErr w:type="spellEnd"/>
      <w:r w:rsidRPr="0063080D">
        <w:t>[i+1];</w:t>
      </w:r>
    </w:p>
    <w:p w14:paraId="1ACF4D95" w14:textId="77777777" w:rsidR="0063080D" w:rsidRPr="0063080D" w:rsidRDefault="0063080D" w:rsidP="00425E60">
      <w:pPr>
        <w:pStyle w:val="a5"/>
        <w:ind w:firstLine="480"/>
      </w:pPr>
      <w:r w:rsidRPr="0063080D">
        <w:t xml:space="preserve">                    }</w:t>
      </w:r>
    </w:p>
    <w:p w14:paraId="1DE015F6" w14:textId="77777777" w:rsidR="0063080D" w:rsidRPr="0063080D" w:rsidRDefault="0063080D" w:rsidP="00425E60">
      <w:pPr>
        <w:pStyle w:val="a5"/>
        <w:ind w:firstLine="480"/>
      </w:pPr>
      <w:r w:rsidRPr="0063080D">
        <w:t xml:space="preserve">                  </w:t>
      </w:r>
      <w:proofErr w:type="spellStart"/>
      <w:r w:rsidRPr="0063080D">
        <w:t>temperaturedata</w:t>
      </w:r>
      <w:proofErr w:type="spellEnd"/>
      <w:r w:rsidRPr="0063080D">
        <w:t>[</w:t>
      </w:r>
      <w:proofErr w:type="spellStart"/>
      <w:r w:rsidRPr="0063080D">
        <w:t>i</w:t>
      </w:r>
      <w:proofErr w:type="spellEnd"/>
      <w:r w:rsidRPr="0063080D">
        <w:t>]=DHT11.temperature;</w:t>
      </w:r>
    </w:p>
    <w:p w14:paraId="38B74720" w14:textId="77777777" w:rsidR="0063080D" w:rsidRPr="0063080D" w:rsidRDefault="0063080D" w:rsidP="00425E60">
      <w:pPr>
        <w:pStyle w:val="a5"/>
        <w:ind w:firstLine="480"/>
      </w:pPr>
      <w:r w:rsidRPr="0063080D">
        <w:t xml:space="preserve">                  </w:t>
      </w:r>
      <w:proofErr w:type="spellStart"/>
      <w:r w:rsidRPr="0063080D">
        <w:t>humiditydata</w:t>
      </w:r>
      <w:proofErr w:type="spellEnd"/>
      <w:r w:rsidRPr="0063080D">
        <w:t>[</w:t>
      </w:r>
      <w:proofErr w:type="spellStart"/>
      <w:r w:rsidRPr="0063080D">
        <w:t>i</w:t>
      </w:r>
      <w:proofErr w:type="spellEnd"/>
      <w:r w:rsidRPr="0063080D">
        <w:t>]=DHT11.humidity;</w:t>
      </w:r>
    </w:p>
    <w:p w14:paraId="6A305869" w14:textId="77777777" w:rsidR="0063080D" w:rsidRPr="0063080D" w:rsidRDefault="0063080D" w:rsidP="00425E60">
      <w:pPr>
        <w:pStyle w:val="a5"/>
        <w:ind w:firstLine="480"/>
      </w:pPr>
      <w:r w:rsidRPr="0063080D">
        <w:t xml:space="preserve">                    Serial.print(DHT11.temperature*100+DHT11.humidity+</w:t>
      </w:r>
      <w:proofErr w:type="gramStart"/>
      <w:r w:rsidRPr="0063080D">
        <w:t>digitalRead(</w:t>
      </w:r>
      <w:proofErr w:type="gramEnd"/>
      <w:r w:rsidRPr="0063080D">
        <w:t xml:space="preserve">4)*10000);                                     </w:t>
      </w:r>
    </w:p>
    <w:p w14:paraId="5BBCA06A" w14:textId="77777777" w:rsidR="0063080D" w:rsidRPr="0063080D" w:rsidRDefault="0063080D" w:rsidP="00425E60">
      <w:pPr>
        <w:pStyle w:val="a5"/>
        <w:ind w:firstLine="480"/>
      </w:pPr>
      <w:r w:rsidRPr="0063080D">
        <w:t xml:space="preserve">                  } </w:t>
      </w:r>
    </w:p>
    <w:p w14:paraId="6E62EE67" w14:textId="77777777" w:rsidR="0063080D" w:rsidRPr="0063080D" w:rsidRDefault="0063080D" w:rsidP="00425E60">
      <w:pPr>
        <w:pStyle w:val="a5"/>
        <w:ind w:firstLine="480"/>
      </w:pPr>
      <w:r w:rsidRPr="0063080D">
        <w:t xml:space="preserve">                  esp8266_</w:t>
      </w:r>
      <w:proofErr w:type="gramStart"/>
      <w:r w:rsidRPr="0063080D">
        <w:t>server.handleClient</w:t>
      </w:r>
      <w:proofErr w:type="gramEnd"/>
      <w:r w:rsidRPr="0063080D">
        <w:t xml:space="preserve">(); </w:t>
      </w:r>
    </w:p>
    <w:p w14:paraId="6460D4D6" w14:textId="77777777" w:rsidR="0063080D" w:rsidRPr="0063080D" w:rsidRDefault="0063080D" w:rsidP="00425E60">
      <w:pPr>
        <w:pStyle w:val="a5"/>
        <w:ind w:firstLine="480"/>
      </w:pPr>
      <w:r w:rsidRPr="0063080D">
        <w:t xml:space="preserve">                  </w:t>
      </w:r>
      <w:proofErr w:type="gramStart"/>
      <w:r w:rsidRPr="0063080D">
        <w:t>delay(</w:t>
      </w:r>
      <w:proofErr w:type="gramEnd"/>
      <w:r w:rsidRPr="0063080D">
        <w:t xml:space="preserve">1000);                                       </w:t>
      </w:r>
    </w:p>
    <w:p w14:paraId="71D1F37A" w14:textId="77777777" w:rsidR="0063080D" w:rsidRPr="0063080D" w:rsidRDefault="0063080D" w:rsidP="00425E60">
      <w:pPr>
        <w:pStyle w:val="a5"/>
        <w:ind w:firstLine="480"/>
      </w:pPr>
      <w:r w:rsidRPr="0063080D">
        <w:t xml:space="preserve">                    }</w:t>
      </w:r>
    </w:p>
    <w:p w14:paraId="1E767214" w14:textId="77777777" w:rsidR="0063080D" w:rsidRPr="0063080D" w:rsidRDefault="0063080D" w:rsidP="00425E60">
      <w:pPr>
        <w:pStyle w:val="a5"/>
        <w:ind w:firstLine="480"/>
      </w:pPr>
      <w:r w:rsidRPr="0063080D">
        <w:t xml:space="preserve">    }</w:t>
      </w:r>
    </w:p>
    <w:p w14:paraId="41032C54" w14:textId="77777777" w:rsidR="0063080D" w:rsidRPr="0063080D" w:rsidRDefault="0063080D" w:rsidP="00425E60">
      <w:pPr>
        <w:pStyle w:val="a5"/>
        <w:ind w:firstLine="480"/>
      </w:pPr>
      <w:r w:rsidRPr="0063080D">
        <w:t xml:space="preserve">      </w:t>
      </w:r>
      <w:proofErr w:type="gramStart"/>
      <w:r w:rsidRPr="0063080D">
        <w:t>else{</w:t>
      </w:r>
      <w:proofErr w:type="gramEnd"/>
    </w:p>
    <w:p w14:paraId="31C85BCC" w14:textId="77777777" w:rsidR="0063080D" w:rsidRPr="0063080D" w:rsidRDefault="0063080D" w:rsidP="00425E60">
      <w:pPr>
        <w:pStyle w:val="a5"/>
        <w:ind w:firstLine="480"/>
      </w:pPr>
      <w:r w:rsidRPr="0063080D">
        <w:t xml:space="preserve">        while(</w:t>
      </w:r>
      <w:proofErr w:type="spellStart"/>
      <w:proofErr w:type="gramStart"/>
      <w:r w:rsidRPr="0063080D">
        <w:t>digitalRead</w:t>
      </w:r>
      <w:proofErr w:type="spellEnd"/>
      <w:r w:rsidRPr="0063080D">
        <w:t>(</w:t>
      </w:r>
      <w:proofErr w:type="gramEnd"/>
      <w:r w:rsidRPr="0063080D">
        <w:t>4) == LOW){</w:t>
      </w:r>
    </w:p>
    <w:p w14:paraId="6E766D4F" w14:textId="77777777" w:rsidR="0063080D" w:rsidRPr="0063080D" w:rsidRDefault="0063080D" w:rsidP="00425E60">
      <w:pPr>
        <w:pStyle w:val="a5"/>
        <w:ind w:firstLine="480"/>
      </w:pPr>
      <w:r w:rsidRPr="0063080D">
        <w:t xml:space="preserve">          </w:t>
      </w:r>
      <w:proofErr w:type="spellStart"/>
      <w:proofErr w:type="gramStart"/>
      <w:r w:rsidRPr="0063080D">
        <w:t>tft.fillScreen</w:t>
      </w:r>
      <w:proofErr w:type="spellEnd"/>
      <w:proofErr w:type="gramEnd"/>
      <w:r w:rsidRPr="0063080D">
        <w:t>(TFT_BLACK);</w:t>
      </w:r>
    </w:p>
    <w:p w14:paraId="504C657C" w14:textId="77777777" w:rsidR="0063080D" w:rsidRPr="0063080D" w:rsidRDefault="0063080D" w:rsidP="00425E60">
      <w:pPr>
        <w:pStyle w:val="a5"/>
        <w:ind w:firstLine="480"/>
      </w:pPr>
      <w:r w:rsidRPr="0063080D">
        <w:t xml:space="preserve">          </w:t>
      </w:r>
      <w:proofErr w:type="spellStart"/>
      <w:proofErr w:type="gramStart"/>
      <w:r w:rsidRPr="0063080D">
        <w:t>tft.setTextFont</w:t>
      </w:r>
      <w:proofErr w:type="spellEnd"/>
      <w:proofErr w:type="gramEnd"/>
      <w:r w:rsidRPr="0063080D">
        <w:t>(1);</w:t>
      </w:r>
    </w:p>
    <w:p w14:paraId="1DDE3492" w14:textId="77777777" w:rsidR="0063080D" w:rsidRPr="0063080D" w:rsidRDefault="0063080D" w:rsidP="00425E60">
      <w:pPr>
        <w:pStyle w:val="a5"/>
        <w:ind w:firstLine="480"/>
      </w:pPr>
      <w:r w:rsidRPr="0063080D">
        <w:t xml:space="preserve">          </w:t>
      </w:r>
      <w:proofErr w:type="spellStart"/>
      <w:proofErr w:type="gramStart"/>
      <w:r w:rsidRPr="0063080D">
        <w:t>tft.setCursor</w:t>
      </w:r>
      <w:proofErr w:type="spellEnd"/>
      <w:proofErr w:type="gramEnd"/>
      <w:r w:rsidRPr="0063080D">
        <w:t>(40,120);</w:t>
      </w:r>
    </w:p>
    <w:p w14:paraId="70937571" w14:textId="77777777" w:rsidR="0063080D" w:rsidRPr="0063080D" w:rsidRDefault="0063080D" w:rsidP="00425E60">
      <w:pPr>
        <w:pStyle w:val="a5"/>
        <w:ind w:firstLine="480"/>
      </w:pPr>
      <w:r w:rsidRPr="0063080D">
        <w:t xml:space="preserve">          </w:t>
      </w:r>
      <w:proofErr w:type="spellStart"/>
      <w:r w:rsidRPr="0063080D">
        <w:t>tft.print</w:t>
      </w:r>
      <w:proofErr w:type="spellEnd"/>
      <w:r w:rsidRPr="0063080D">
        <w:t>("B</w:t>
      </w:r>
      <w:proofErr w:type="gramStart"/>
      <w:r w:rsidRPr="0063080D">
        <w:t>01914005,Sukening</w:t>
      </w:r>
      <w:proofErr w:type="gramEnd"/>
      <w:r w:rsidRPr="0063080D">
        <w:t>");</w:t>
      </w:r>
    </w:p>
    <w:p w14:paraId="640D56ED" w14:textId="77777777" w:rsidR="0063080D" w:rsidRPr="0063080D" w:rsidRDefault="0063080D" w:rsidP="00425E60">
      <w:pPr>
        <w:pStyle w:val="a5"/>
        <w:ind w:firstLine="480"/>
      </w:pPr>
      <w:r w:rsidRPr="0063080D">
        <w:t xml:space="preserve">          </w:t>
      </w:r>
      <w:proofErr w:type="spellStart"/>
      <w:proofErr w:type="gramStart"/>
      <w:r w:rsidRPr="0063080D">
        <w:t>tft.setTextFont</w:t>
      </w:r>
      <w:proofErr w:type="spellEnd"/>
      <w:proofErr w:type="gramEnd"/>
      <w:r w:rsidRPr="0063080D">
        <w:t>(2);</w:t>
      </w:r>
    </w:p>
    <w:p w14:paraId="6ECCAB12" w14:textId="77777777" w:rsidR="0063080D" w:rsidRPr="0063080D" w:rsidRDefault="0063080D" w:rsidP="00425E60">
      <w:pPr>
        <w:pStyle w:val="a5"/>
        <w:ind w:firstLine="480"/>
      </w:pPr>
      <w:r w:rsidRPr="0063080D">
        <w:t xml:space="preserve">          </w:t>
      </w:r>
      <w:proofErr w:type="spellStart"/>
      <w:proofErr w:type="gramStart"/>
      <w:r w:rsidRPr="0063080D">
        <w:t>tft.setCursor</w:t>
      </w:r>
      <w:proofErr w:type="spellEnd"/>
      <w:proofErr w:type="gramEnd"/>
      <w:r w:rsidRPr="0063080D">
        <w:t>(20,106);</w:t>
      </w:r>
    </w:p>
    <w:p w14:paraId="3CCBBDBC" w14:textId="77777777" w:rsidR="0063080D" w:rsidRPr="0063080D" w:rsidRDefault="0063080D" w:rsidP="00425E60">
      <w:pPr>
        <w:pStyle w:val="a5"/>
        <w:ind w:firstLine="480"/>
      </w:pPr>
      <w:r w:rsidRPr="0063080D">
        <w:t xml:space="preserve">          </w:t>
      </w:r>
      <w:proofErr w:type="spellStart"/>
      <w:r w:rsidRPr="0063080D">
        <w:t>tft.</w:t>
      </w:r>
      <w:proofErr w:type="gramStart"/>
      <w:r w:rsidRPr="0063080D">
        <w:t>print</w:t>
      </w:r>
      <w:proofErr w:type="spellEnd"/>
      <w:r w:rsidRPr="0063080D">
        <w:t>(</w:t>
      </w:r>
      <w:proofErr w:type="gramEnd"/>
      <w:r w:rsidRPr="0063080D">
        <w:t>"0");</w:t>
      </w:r>
    </w:p>
    <w:p w14:paraId="6F3ABA39" w14:textId="77777777" w:rsidR="0063080D" w:rsidRPr="0063080D" w:rsidRDefault="0063080D" w:rsidP="00425E60">
      <w:pPr>
        <w:pStyle w:val="a5"/>
        <w:ind w:firstLine="480"/>
      </w:pPr>
      <w:r w:rsidRPr="0063080D">
        <w:t xml:space="preserve">          </w:t>
      </w:r>
      <w:proofErr w:type="spellStart"/>
      <w:proofErr w:type="gramStart"/>
      <w:r w:rsidRPr="0063080D">
        <w:t>tft.setCursor</w:t>
      </w:r>
      <w:proofErr w:type="spellEnd"/>
      <w:proofErr w:type="gramEnd"/>
      <w:r w:rsidRPr="0063080D">
        <w:t>(70,106);</w:t>
      </w:r>
    </w:p>
    <w:p w14:paraId="3B07103F" w14:textId="77777777" w:rsidR="0063080D" w:rsidRPr="0063080D" w:rsidRDefault="0063080D" w:rsidP="00425E60">
      <w:pPr>
        <w:pStyle w:val="a5"/>
        <w:ind w:firstLine="480"/>
      </w:pPr>
      <w:r w:rsidRPr="0063080D">
        <w:t xml:space="preserve">          </w:t>
      </w:r>
      <w:proofErr w:type="spellStart"/>
      <w:r w:rsidRPr="0063080D">
        <w:t>tft.</w:t>
      </w:r>
      <w:proofErr w:type="gramStart"/>
      <w:r w:rsidRPr="0063080D">
        <w:t>print</w:t>
      </w:r>
      <w:proofErr w:type="spellEnd"/>
      <w:r w:rsidRPr="0063080D">
        <w:t>(</w:t>
      </w:r>
      <w:proofErr w:type="gramEnd"/>
      <w:r w:rsidRPr="0063080D">
        <w:t>"10");</w:t>
      </w:r>
    </w:p>
    <w:p w14:paraId="19071E53" w14:textId="77777777" w:rsidR="0063080D" w:rsidRPr="0063080D" w:rsidRDefault="0063080D" w:rsidP="00425E60">
      <w:pPr>
        <w:pStyle w:val="a5"/>
        <w:ind w:firstLine="480"/>
      </w:pPr>
      <w:r w:rsidRPr="0063080D">
        <w:t xml:space="preserve">          </w:t>
      </w:r>
      <w:proofErr w:type="spellStart"/>
      <w:proofErr w:type="gramStart"/>
      <w:r w:rsidRPr="0063080D">
        <w:t>tft.setCursor</w:t>
      </w:r>
      <w:proofErr w:type="spellEnd"/>
      <w:proofErr w:type="gramEnd"/>
      <w:r w:rsidRPr="0063080D">
        <w:t>(122,106);</w:t>
      </w:r>
    </w:p>
    <w:p w14:paraId="41231D09" w14:textId="77777777" w:rsidR="0063080D" w:rsidRPr="0063080D" w:rsidRDefault="0063080D" w:rsidP="00425E60">
      <w:pPr>
        <w:pStyle w:val="a5"/>
        <w:ind w:firstLine="480"/>
      </w:pPr>
      <w:r w:rsidRPr="0063080D">
        <w:t xml:space="preserve">          </w:t>
      </w:r>
      <w:proofErr w:type="spellStart"/>
      <w:r w:rsidRPr="0063080D">
        <w:t>tft.</w:t>
      </w:r>
      <w:proofErr w:type="gramStart"/>
      <w:r w:rsidRPr="0063080D">
        <w:t>print</w:t>
      </w:r>
      <w:proofErr w:type="spellEnd"/>
      <w:r w:rsidRPr="0063080D">
        <w:t>(</w:t>
      </w:r>
      <w:proofErr w:type="gramEnd"/>
      <w:r w:rsidRPr="0063080D">
        <w:t>"20");</w:t>
      </w:r>
    </w:p>
    <w:p w14:paraId="7B1DB5A9" w14:textId="77777777" w:rsidR="0063080D" w:rsidRPr="0063080D" w:rsidRDefault="0063080D" w:rsidP="00425E60">
      <w:pPr>
        <w:pStyle w:val="a5"/>
        <w:ind w:firstLine="480"/>
      </w:pPr>
      <w:r w:rsidRPr="0063080D">
        <w:lastRenderedPageBreak/>
        <w:t xml:space="preserve">          </w:t>
      </w:r>
      <w:proofErr w:type="spellStart"/>
      <w:proofErr w:type="gramStart"/>
      <w:r w:rsidRPr="0063080D">
        <w:t>tft.drawLine</w:t>
      </w:r>
      <w:proofErr w:type="spellEnd"/>
      <w:proofErr w:type="gramEnd"/>
      <w:r w:rsidRPr="0063080D">
        <w:t>(20,6,20,106,TFT_WHITE);</w:t>
      </w:r>
    </w:p>
    <w:p w14:paraId="3DCF1AF7" w14:textId="77777777" w:rsidR="0063080D" w:rsidRPr="0063080D" w:rsidRDefault="0063080D" w:rsidP="00425E60">
      <w:pPr>
        <w:pStyle w:val="a5"/>
        <w:ind w:firstLine="480"/>
      </w:pPr>
      <w:r w:rsidRPr="0063080D">
        <w:t xml:space="preserve">          </w:t>
      </w:r>
      <w:proofErr w:type="spellStart"/>
      <w:proofErr w:type="gramStart"/>
      <w:r w:rsidRPr="0063080D">
        <w:t>tft.drawLine</w:t>
      </w:r>
      <w:proofErr w:type="spellEnd"/>
      <w:proofErr w:type="gramEnd"/>
      <w:r w:rsidRPr="0063080D">
        <w:t>(80,106,80,101,TFT_WHITE);</w:t>
      </w:r>
    </w:p>
    <w:p w14:paraId="4D4A5843" w14:textId="77777777" w:rsidR="0063080D" w:rsidRPr="0063080D" w:rsidRDefault="0063080D" w:rsidP="00425E60">
      <w:pPr>
        <w:pStyle w:val="a5"/>
        <w:ind w:firstLine="480"/>
      </w:pPr>
      <w:r w:rsidRPr="0063080D">
        <w:t xml:space="preserve">          </w:t>
      </w:r>
      <w:proofErr w:type="spellStart"/>
      <w:proofErr w:type="gramStart"/>
      <w:r w:rsidRPr="0063080D">
        <w:t>tft.drawLine</w:t>
      </w:r>
      <w:proofErr w:type="spellEnd"/>
      <w:proofErr w:type="gramEnd"/>
      <w:r w:rsidRPr="0063080D">
        <w:t>(20,106,140,106,TFT_WHITE);</w:t>
      </w:r>
    </w:p>
    <w:p w14:paraId="3828D6B6" w14:textId="77777777" w:rsidR="0063080D" w:rsidRPr="0063080D" w:rsidRDefault="0063080D" w:rsidP="00425E60">
      <w:pPr>
        <w:pStyle w:val="a5"/>
        <w:ind w:firstLine="480"/>
      </w:pPr>
      <w:r w:rsidRPr="0063080D">
        <w:t xml:space="preserve">          </w:t>
      </w:r>
      <w:proofErr w:type="spellStart"/>
      <w:proofErr w:type="gramStart"/>
      <w:r w:rsidRPr="0063080D">
        <w:t>tft.drawLine</w:t>
      </w:r>
      <w:proofErr w:type="spellEnd"/>
      <w:proofErr w:type="gramEnd"/>
      <w:r w:rsidRPr="0063080D">
        <w:t>(20,6,140,6,TFT_WHITE);</w:t>
      </w:r>
    </w:p>
    <w:p w14:paraId="11C1CBD4" w14:textId="77777777" w:rsidR="0063080D" w:rsidRPr="0063080D" w:rsidRDefault="0063080D" w:rsidP="00425E60">
      <w:pPr>
        <w:pStyle w:val="a5"/>
        <w:ind w:firstLine="480"/>
      </w:pPr>
      <w:r w:rsidRPr="0063080D">
        <w:t xml:space="preserve">          </w:t>
      </w:r>
      <w:proofErr w:type="spellStart"/>
      <w:proofErr w:type="gramStart"/>
      <w:r w:rsidRPr="0063080D">
        <w:t>tft.drawLine</w:t>
      </w:r>
      <w:proofErr w:type="spellEnd"/>
      <w:proofErr w:type="gramEnd"/>
      <w:r w:rsidRPr="0063080D">
        <w:t>(140,6,140,106,TFT_YELLOW);</w:t>
      </w:r>
    </w:p>
    <w:p w14:paraId="52B530F9" w14:textId="77777777" w:rsidR="0063080D" w:rsidRPr="0063080D" w:rsidRDefault="0063080D" w:rsidP="00425E60">
      <w:pPr>
        <w:pStyle w:val="a5"/>
        <w:ind w:firstLine="480"/>
      </w:pPr>
      <w:r w:rsidRPr="0063080D">
        <w:t xml:space="preserve">          </w:t>
      </w:r>
      <w:proofErr w:type="spellStart"/>
      <w:proofErr w:type="gramStart"/>
      <w:r w:rsidRPr="0063080D">
        <w:t>tft.setCursor</w:t>
      </w:r>
      <w:proofErr w:type="spellEnd"/>
      <w:proofErr w:type="gramEnd"/>
      <w:r w:rsidRPr="0063080D">
        <w:t>(2,101);</w:t>
      </w:r>
    </w:p>
    <w:p w14:paraId="0C2499B3" w14:textId="77777777" w:rsidR="0063080D" w:rsidRPr="0063080D" w:rsidRDefault="0063080D" w:rsidP="00425E60">
      <w:pPr>
        <w:pStyle w:val="a5"/>
        <w:ind w:firstLine="480"/>
      </w:pPr>
      <w:r w:rsidRPr="0063080D">
        <w:t xml:space="preserve">          </w:t>
      </w:r>
      <w:proofErr w:type="spellStart"/>
      <w:r w:rsidRPr="0063080D">
        <w:t>tft.print</w:t>
      </w:r>
      <w:proofErr w:type="spellEnd"/>
      <w:r w:rsidRPr="0063080D">
        <w:t>(</w:t>
      </w:r>
      <w:proofErr w:type="spellStart"/>
      <w:proofErr w:type="gramStart"/>
      <w:r w:rsidRPr="0063080D">
        <w:t>temperaturedata</w:t>
      </w:r>
      <w:proofErr w:type="spellEnd"/>
      <w:r w:rsidRPr="0063080D">
        <w:t>[</w:t>
      </w:r>
      <w:proofErr w:type="gramEnd"/>
      <w:r w:rsidRPr="0063080D">
        <w:t>0]-10);</w:t>
      </w:r>
    </w:p>
    <w:p w14:paraId="73292850" w14:textId="77777777" w:rsidR="0063080D" w:rsidRPr="0063080D" w:rsidRDefault="0063080D" w:rsidP="00425E60">
      <w:pPr>
        <w:pStyle w:val="a5"/>
        <w:ind w:firstLine="480"/>
      </w:pPr>
      <w:r w:rsidRPr="0063080D">
        <w:t xml:space="preserve">          </w:t>
      </w:r>
      <w:proofErr w:type="spellStart"/>
      <w:proofErr w:type="gramStart"/>
      <w:r w:rsidRPr="0063080D">
        <w:t>tft.setCursor</w:t>
      </w:r>
      <w:proofErr w:type="spellEnd"/>
      <w:proofErr w:type="gramEnd"/>
      <w:r w:rsidRPr="0063080D">
        <w:t>(2,1);</w:t>
      </w:r>
    </w:p>
    <w:p w14:paraId="0CFC7F6D" w14:textId="77777777" w:rsidR="0063080D" w:rsidRPr="0063080D" w:rsidRDefault="0063080D" w:rsidP="00425E60">
      <w:pPr>
        <w:pStyle w:val="a5"/>
        <w:ind w:firstLine="480"/>
      </w:pPr>
      <w:r w:rsidRPr="0063080D">
        <w:t xml:space="preserve">          </w:t>
      </w:r>
      <w:proofErr w:type="spellStart"/>
      <w:r w:rsidRPr="0063080D">
        <w:t>tft.print</w:t>
      </w:r>
      <w:proofErr w:type="spellEnd"/>
      <w:r w:rsidRPr="0063080D">
        <w:t>(</w:t>
      </w:r>
      <w:proofErr w:type="spellStart"/>
      <w:proofErr w:type="gramStart"/>
      <w:r w:rsidRPr="0063080D">
        <w:t>temperaturedata</w:t>
      </w:r>
      <w:proofErr w:type="spellEnd"/>
      <w:r w:rsidRPr="0063080D">
        <w:t>[</w:t>
      </w:r>
      <w:proofErr w:type="gramEnd"/>
      <w:r w:rsidRPr="0063080D">
        <w:t>0]+10);</w:t>
      </w:r>
    </w:p>
    <w:p w14:paraId="4DB11D89" w14:textId="77777777" w:rsidR="0063080D" w:rsidRPr="0063080D" w:rsidRDefault="0063080D" w:rsidP="00425E60">
      <w:pPr>
        <w:pStyle w:val="a5"/>
        <w:ind w:firstLine="480"/>
      </w:pPr>
      <w:r w:rsidRPr="0063080D">
        <w:t xml:space="preserve">          </w:t>
      </w:r>
      <w:proofErr w:type="spellStart"/>
      <w:proofErr w:type="gramStart"/>
      <w:r w:rsidRPr="0063080D">
        <w:t>tft.setCursor</w:t>
      </w:r>
      <w:proofErr w:type="spellEnd"/>
      <w:proofErr w:type="gramEnd"/>
      <w:r w:rsidRPr="0063080D">
        <w:t>(2,51);</w:t>
      </w:r>
    </w:p>
    <w:p w14:paraId="1EC6FFAA" w14:textId="77777777" w:rsidR="0063080D" w:rsidRPr="0063080D" w:rsidRDefault="0063080D" w:rsidP="00425E60">
      <w:pPr>
        <w:pStyle w:val="a5"/>
        <w:ind w:firstLine="480"/>
      </w:pPr>
      <w:r w:rsidRPr="0063080D">
        <w:t xml:space="preserve">          </w:t>
      </w:r>
      <w:proofErr w:type="spellStart"/>
      <w:r w:rsidRPr="0063080D">
        <w:t>tft.print</w:t>
      </w:r>
      <w:proofErr w:type="spellEnd"/>
      <w:r w:rsidRPr="0063080D">
        <w:t>(</w:t>
      </w:r>
      <w:proofErr w:type="spellStart"/>
      <w:proofErr w:type="gramStart"/>
      <w:r w:rsidRPr="0063080D">
        <w:t>temperaturedata</w:t>
      </w:r>
      <w:proofErr w:type="spellEnd"/>
      <w:r w:rsidRPr="0063080D">
        <w:t>[</w:t>
      </w:r>
      <w:proofErr w:type="gramEnd"/>
      <w:r w:rsidRPr="0063080D">
        <w:t>0]);</w:t>
      </w:r>
    </w:p>
    <w:p w14:paraId="534AF001" w14:textId="77777777" w:rsidR="0063080D" w:rsidRPr="0063080D" w:rsidRDefault="0063080D" w:rsidP="00425E60">
      <w:pPr>
        <w:pStyle w:val="a5"/>
        <w:ind w:firstLine="480"/>
      </w:pPr>
      <w:r w:rsidRPr="0063080D">
        <w:t xml:space="preserve">          </w:t>
      </w:r>
      <w:proofErr w:type="spellStart"/>
      <w:proofErr w:type="gramStart"/>
      <w:r w:rsidRPr="0063080D">
        <w:t>tft.setCursor</w:t>
      </w:r>
      <w:proofErr w:type="spellEnd"/>
      <w:proofErr w:type="gramEnd"/>
      <w:r w:rsidRPr="0063080D">
        <w:t>(142,106-((</w:t>
      </w:r>
      <w:proofErr w:type="spellStart"/>
      <w:r w:rsidRPr="0063080D">
        <w:t>humiditydata</w:t>
      </w:r>
      <w:proofErr w:type="spellEnd"/>
      <w:r w:rsidRPr="0063080D">
        <w:t>[i-1]-20)*2));</w:t>
      </w:r>
    </w:p>
    <w:p w14:paraId="7CE628A2" w14:textId="77777777" w:rsidR="0063080D" w:rsidRPr="0063080D" w:rsidRDefault="0063080D" w:rsidP="00425E60">
      <w:pPr>
        <w:pStyle w:val="a5"/>
        <w:ind w:firstLine="480"/>
      </w:pPr>
      <w:r w:rsidRPr="0063080D">
        <w:t xml:space="preserve">          </w:t>
      </w:r>
      <w:proofErr w:type="spellStart"/>
      <w:r w:rsidRPr="0063080D">
        <w:t>tft.print</w:t>
      </w:r>
      <w:proofErr w:type="spellEnd"/>
      <w:r w:rsidRPr="0063080D">
        <w:t>(</w:t>
      </w:r>
      <w:proofErr w:type="spellStart"/>
      <w:r w:rsidRPr="0063080D">
        <w:t>humiditydata</w:t>
      </w:r>
      <w:proofErr w:type="spellEnd"/>
      <w:r w:rsidRPr="0063080D">
        <w:t>[i-1]);</w:t>
      </w:r>
    </w:p>
    <w:p w14:paraId="24B1B9A0" w14:textId="77777777" w:rsidR="0063080D" w:rsidRPr="0063080D" w:rsidRDefault="0063080D" w:rsidP="00425E60">
      <w:pPr>
        <w:pStyle w:val="a5"/>
        <w:ind w:firstLine="480"/>
      </w:pPr>
      <w:r w:rsidRPr="0063080D">
        <w:t xml:space="preserve">          </w:t>
      </w:r>
      <w:proofErr w:type="spellStart"/>
      <w:proofErr w:type="gramStart"/>
      <w:r w:rsidRPr="0063080D">
        <w:t>tft.setCursor</w:t>
      </w:r>
      <w:proofErr w:type="spellEnd"/>
      <w:proofErr w:type="gramEnd"/>
      <w:r w:rsidRPr="0063080D">
        <w:t>(142,101);</w:t>
      </w:r>
    </w:p>
    <w:p w14:paraId="512B02D2" w14:textId="77777777" w:rsidR="0063080D" w:rsidRPr="0063080D" w:rsidRDefault="0063080D" w:rsidP="00425E60">
      <w:pPr>
        <w:pStyle w:val="a5"/>
        <w:ind w:firstLine="480"/>
      </w:pPr>
      <w:r w:rsidRPr="0063080D">
        <w:t xml:space="preserve">          </w:t>
      </w:r>
      <w:proofErr w:type="spellStart"/>
      <w:r w:rsidRPr="0063080D">
        <w:t>tft.</w:t>
      </w:r>
      <w:proofErr w:type="gramStart"/>
      <w:r w:rsidRPr="0063080D">
        <w:t>print</w:t>
      </w:r>
      <w:proofErr w:type="spellEnd"/>
      <w:r w:rsidRPr="0063080D">
        <w:t>(</w:t>
      </w:r>
      <w:proofErr w:type="gramEnd"/>
      <w:r w:rsidRPr="0063080D">
        <w:t>20);</w:t>
      </w:r>
    </w:p>
    <w:p w14:paraId="7A180801" w14:textId="77777777" w:rsidR="0063080D" w:rsidRPr="0063080D" w:rsidRDefault="0063080D" w:rsidP="00425E60">
      <w:pPr>
        <w:pStyle w:val="a5"/>
        <w:ind w:firstLine="480"/>
      </w:pPr>
      <w:r w:rsidRPr="0063080D">
        <w:t xml:space="preserve">          </w:t>
      </w:r>
      <w:proofErr w:type="spellStart"/>
      <w:proofErr w:type="gramStart"/>
      <w:r w:rsidRPr="0063080D">
        <w:t>tft.setCursor</w:t>
      </w:r>
      <w:proofErr w:type="spellEnd"/>
      <w:proofErr w:type="gramEnd"/>
      <w:r w:rsidRPr="0063080D">
        <w:t>(142,1);</w:t>
      </w:r>
    </w:p>
    <w:p w14:paraId="06F806C7" w14:textId="77777777" w:rsidR="0063080D" w:rsidRPr="0063080D" w:rsidRDefault="0063080D" w:rsidP="00425E60">
      <w:pPr>
        <w:pStyle w:val="a5"/>
        <w:ind w:firstLine="480"/>
      </w:pPr>
      <w:r w:rsidRPr="0063080D">
        <w:t xml:space="preserve">          </w:t>
      </w:r>
      <w:proofErr w:type="spellStart"/>
      <w:r w:rsidRPr="0063080D">
        <w:t>tft.</w:t>
      </w:r>
      <w:proofErr w:type="gramStart"/>
      <w:r w:rsidRPr="0063080D">
        <w:t>print</w:t>
      </w:r>
      <w:proofErr w:type="spellEnd"/>
      <w:r w:rsidRPr="0063080D">
        <w:t>(</w:t>
      </w:r>
      <w:proofErr w:type="gramEnd"/>
      <w:r w:rsidRPr="0063080D">
        <w:t>70);</w:t>
      </w:r>
    </w:p>
    <w:p w14:paraId="7428AFDF" w14:textId="77777777" w:rsidR="0063080D" w:rsidRPr="0063080D" w:rsidRDefault="0063080D" w:rsidP="00425E60">
      <w:pPr>
        <w:pStyle w:val="a5"/>
        <w:ind w:firstLine="480"/>
      </w:pPr>
      <w:r w:rsidRPr="0063080D">
        <w:t xml:space="preserve">          for(j=</w:t>
      </w:r>
      <w:proofErr w:type="gramStart"/>
      <w:r w:rsidRPr="0063080D">
        <w:t>6;j</w:t>
      </w:r>
      <w:proofErr w:type="gramEnd"/>
      <w:r w:rsidRPr="0063080D">
        <w:t>&lt;110;j=j+5){</w:t>
      </w:r>
    </w:p>
    <w:p w14:paraId="57EFE4F6" w14:textId="77777777" w:rsidR="0063080D" w:rsidRPr="0063080D" w:rsidRDefault="0063080D" w:rsidP="00425E60">
      <w:pPr>
        <w:pStyle w:val="a5"/>
        <w:ind w:firstLine="480"/>
      </w:pPr>
      <w:r w:rsidRPr="0063080D">
        <w:t xml:space="preserve">            </w:t>
      </w:r>
      <w:proofErr w:type="spellStart"/>
      <w:proofErr w:type="gramStart"/>
      <w:r w:rsidRPr="0063080D">
        <w:t>tft.drawLine</w:t>
      </w:r>
      <w:proofErr w:type="spellEnd"/>
      <w:proofErr w:type="gramEnd"/>
      <w:r w:rsidRPr="0063080D">
        <w:t>(20,j,25,j,TFT_WHITE);</w:t>
      </w:r>
    </w:p>
    <w:p w14:paraId="292FA163" w14:textId="77777777" w:rsidR="0063080D" w:rsidRPr="0063080D" w:rsidRDefault="0063080D" w:rsidP="00425E60">
      <w:pPr>
        <w:pStyle w:val="a5"/>
        <w:ind w:firstLine="480"/>
      </w:pPr>
      <w:r w:rsidRPr="0063080D">
        <w:t xml:space="preserve">            </w:t>
      </w:r>
      <w:proofErr w:type="spellStart"/>
      <w:proofErr w:type="gramStart"/>
      <w:r w:rsidRPr="0063080D">
        <w:t>tft.drawLine</w:t>
      </w:r>
      <w:proofErr w:type="spellEnd"/>
      <w:proofErr w:type="gramEnd"/>
      <w:r w:rsidRPr="0063080D">
        <w:t>(135,j,140,j,TFT_YELLOW);</w:t>
      </w:r>
    </w:p>
    <w:p w14:paraId="234F1BA6" w14:textId="77777777" w:rsidR="0063080D" w:rsidRPr="0063080D" w:rsidRDefault="0063080D" w:rsidP="00425E60">
      <w:pPr>
        <w:pStyle w:val="a5"/>
        <w:ind w:firstLine="480"/>
      </w:pPr>
      <w:r w:rsidRPr="0063080D">
        <w:t xml:space="preserve">            }</w:t>
      </w:r>
    </w:p>
    <w:p w14:paraId="2CE46A20" w14:textId="77777777" w:rsidR="0063080D" w:rsidRPr="0063080D" w:rsidRDefault="0063080D" w:rsidP="00425E60">
      <w:pPr>
        <w:pStyle w:val="a5"/>
        <w:ind w:firstLine="480"/>
      </w:pPr>
      <w:r w:rsidRPr="0063080D">
        <w:t xml:space="preserve">          </w:t>
      </w:r>
      <w:proofErr w:type="gramStart"/>
      <w:r w:rsidRPr="0063080D">
        <w:t>tft.drawLine</w:t>
      </w:r>
      <w:proofErr w:type="gramEnd"/>
      <w:r w:rsidRPr="0063080D">
        <w:t>(25,56,31,106-((temperaturedata[1]+10-temperaturedata[0])*5),TFT_WHITE);</w:t>
      </w:r>
    </w:p>
    <w:p w14:paraId="51C817A7" w14:textId="77777777" w:rsidR="0063080D" w:rsidRPr="0063080D" w:rsidRDefault="0063080D" w:rsidP="00425E60">
      <w:pPr>
        <w:pStyle w:val="a5"/>
        <w:ind w:firstLine="480"/>
      </w:pPr>
      <w:r w:rsidRPr="0063080D">
        <w:t xml:space="preserve">          </w:t>
      </w:r>
      <w:proofErr w:type="gramStart"/>
      <w:r w:rsidRPr="0063080D">
        <w:t>tft.drawLine</w:t>
      </w:r>
      <w:proofErr w:type="gramEnd"/>
      <w:r w:rsidRPr="0063080D">
        <w:t>(25,106-((humiditydata[0]-20)*2),31,106-((humiditydata[1]-20)*2),TFT_YELLOW);</w:t>
      </w:r>
    </w:p>
    <w:p w14:paraId="04404D32" w14:textId="77777777" w:rsidR="0063080D" w:rsidRPr="0063080D" w:rsidRDefault="0063080D" w:rsidP="00425E60">
      <w:pPr>
        <w:pStyle w:val="a5"/>
        <w:ind w:firstLine="480"/>
      </w:pPr>
      <w:r w:rsidRPr="0063080D">
        <w:t xml:space="preserve">          if(</w:t>
      </w:r>
      <w:proofErr w:type="spellStart"/>
      <w:proofErr w:type="gramStart"/>
      <w:r w:rsidRPr="0063080D">
        <w:t>digitalRead</w:t>
      </w:r>
      <w:proofErr w:type="spellEnd"/>
      <w:r w:rsidRPr="0063080D">
        <w:t>(</w:t>
      </w:r>
      <w:proofErr w:type="gramEnd"/>
      <w:r w:rsidRPr="0063080D">
        <w:t>4) == HIGH){break;}</w:t>
      </w:r>
    </w:p>
    <w:p w14:paraId="31DE1D61" w14:textId="77777777" w:rsidR="0063080D" w:rsidRPr="0063080D" w:rsidRDefault="0063080D" w:rsidP="00425E60">
      <w:pPr>
        <w:pStyle w:val="a5"/>
        <w:ind w:firstLine="480"/>
      </w:pPr>
      <w:r w:rsidRPr="0063080D">
        <w:t xml:space="preserve">          DHT11.read(DHT11PIN);</w:t>
      </w:r>
    </w:p>
    <w:p w14:paraId="3119DE24" w14:textId="77777777" w:rsidR="0063080D" w:rsidRPr="0063080D" w:rsidRDefault="0063080D" w:rsidP="00425E60">
      <w:pPr>
        <w:pStyle w:val="a5"/>
        <w:ind w:firstLine="480"/>
      </w:pPr>
      <w:r w:rsidRPr="0063080D">
        <w:t xml:space="preserve">          </w:t>
      </w:r>
      <w:proofErr w:type="gramStart"/>
      <w:r w:rsidRPr="0063080D">
        <w:t>for(</w:t>
      </w:r>
      <w:proofErr w:type="gramEnd"/>
      <w:r w:rsidRPr="0063080D">
        <w:t>j=1,x=25;j&lt;i-1;){</w:t>
      </w:r>
    </w:p>
    <w:p w14:paraId="486BE4FE" w14:textId="77777777" w:rsidR="0063080D" w:rsidRPr="0063080D" w:rsidRDefault="0063080D" w:rsidP="00425E60">
      <w:pPr>
        <w:pStyle w:val="a5"/>
        <w:ind w:firstLine="480"/>
      </w:pPr>
      <w:r w:rsidRPr="0063080D">
        <w:t xml:space="preserve">            value0 = 106-((</w:t>
      </w:r>
      <w:proofErr w:type="spellStart"/>
      <w:r w:rsidRPr="0063080D">
        <w:t>temperaturedata</w:t>
      </w:r>
      <w:proofErr w:type="spellEnd"/>
      <w:r w:rsidRPr="0063080D">
        <w:t>[j]+10-temperaturedata[j-1</w:t>
      </w:r>
      <w:proofErr w:type="gramStart"/>
      <w:r w:rsidRPr="0063080D">
        <w:t>])*</w:t>
      </w:r>
      <w:proofErr w:type="gramEnd"/>
      <w:r w:rsidRPr="0063080D">
        <w:t>5);</w:t>
      </w:r>
    </w:p>
    <w:p w14:paraId="6E3CBCE9" w14:textId="77777777" w:rsidR="0063080D" w:rsidRPr="0063080D" w:rsidRDefault="0063080D" w:rsidP="00425E60">
      <w:pPr>
        <w:pStyle w:val="a5"/>
        <w:ind w:firstLine="480"/>
      </w:pPr>
      <w:r w:rsidRPr="0063080D">
        <w:t xml:space="preserve">            </w:t>
      </w:r>
      <w:proofErr w:type="spellStart"/>
      <w:r w:rsidRPr="0063080D">
        <w:t>j++</w:t>
      </w:r>
      <w:proofErr w:type="spellEnd"/>
      <w:r w:rsidRPr="0063080D">
        <w:t>;</w:t>
      </w:r>
    </w:p>
    <w:p w14:paraId="2B283247" w14:textId="77777777" w:rsidR="0063080D" w:rsidRPr="0063080D" w:rsidRDefault="0063080D" w:rsidP="00425E60">
      <w:pPr>
        <w:pStyle w:val="a5"/>
        <w:ind w:firstLine="480"/>
      </w:pPr>
      <w:r w:rsidRPr="0063080D">
        <w:t xml:space="preserve">            value1 = 106-((</w:t>
      </w:r>
      <w:proofErr w:type="spellStart"/>
      <w:r w:rsidRPr="0063080D">
        <w:t>temperaturedata</w:t>
      </w:r>
      <w:proofErr w:type="spellEnd"/>
      <w:r w:rsidRPr="0063080D">
        <w:t>[j]+10-temperaturedata[j-1</w:t>
      </w:r>
      <w:proofErr w:type="gramStart"/>
      <w:r w:rsidRPr="0063080D">
        <w:t>])*</w:t>
      </w:r>
      <w:proofErr w:type="gramEnd"/>
      <w:r w:rsidRPr="0063080D">
        <w:t>5);</w:t>
      </w:r>
    </w:p>
    <w:p w14:paraId="401D9C8B" w14:textId="77777777" w:rsidR="0063080D" w:rsidRPr="0063080D" w:rsidRDefault="0063080D" w:rsidP="00425E60">
      <w:pPr>
        <w:pStyle w:val="a5"/>
        <w:ind w:firstLine="480"/>
      </w:pPr>
      <w:r w:rsidRPr="0063080D">
        <w:t xml:space="preserve">            </w:t>
      </w:r>
      <w:proofErr w:type="spellStart"/>
      <w:proofErr w:type="gramStart"/>
      <w:r w:rsidRPr="0063080D">
        <w:t>tft.drawLine</w:t>
      </w:r>
      <w:proofErr w:type="spellEnd"/>
      <w:proofErr w:type="gramEnd"/>
      <w:r w:rsidRPr="0063080D">
        <w:t>(x,value0,x+6,value1,TFT_WHITE);</w:t>
      </w:r>
    </w:p>
    <w:p w14:paraId="4B0B56AA" w14:textId="77777777" w:rsidR="0063080D" w:rsidRPr="0063080D" w:rsidRDefault="0063080D" w:rsidP="00425E60">
      <w:pPr>
        <w:pStyle w:val="a5"/>
        <w:ind w:firstLine="480"/>
      </w:pPr>
      <w:r w:rsidRPr="0063080D">
        <w:t xml:space="preserve">            j--;</w:t>
      </w:r>
    </w:p>
    <w:p w14:paraId="0D088D41" w14:textId="77777777" w:rsidR="0063080D" w:rsidRPr="0063080D" w:rsidRDefault="0063080D" w:rsidP="00425E60">
      <w:pPr>
        <w:pStyle w:val="a5"/>
        <w:ind w:firstLine="480"/>
      </w:pPr>
      <w:r w:rsidRPr="0063080D">
        <w:t xml:space="preserve">            value0 = 106-((</w:t>
      </w:r>
      <w:proofErr w:type="spellStart"/>
      <w:r w:rsidRPr="0063080D">
        <w:t>humiditydata</w:t>
      </w:r>
      <w:proofErr w:type="spellEnd"/>
      <w:r w:rsidRPr="0063080D">
        <w:t>[j]-</w:t>
      </w:r>
      <w:proofErr w:type="gramStart"/>
      <w:r w:rsidRPr="0063080D">
        <w:t>20)*</w:t>
      </w:r>
      <w:proofErr w:type="gramEnd"/>
      <w:r w:rsidRPr="0063080D">
        <w:t>2);</w:t>
      </w:r>
    </w:p>
    <w:p w14:paraId="1C1FB3C2" w14:textId="77777777" w:rsidR="0063080D" w:rsidRPr="0063080D" w:rsidRDefault="0063080D" w:rsidP="00425E60">
      <w:pPr>
        <w:pStyle w:val="a5"/>
        <w:ind w:firstLine="480"/>
      </w:pPr>
      <w:r w:rsidRPr="0063080D">
        <w:t xml:space="preserve">            </w:t>
      </w:r>
      <w:proofErr w:type="spellStart"/>
      <w:r w:rsidRPr="0063080D">
        <w:t>j++</w:t>
      </w:r>
      <w:proofErr w:type="spellEnd"/>
      <w:r w:rsidRPr="0063080D">
        <w:t>;</w:t>
      </w:r>
    </w:p>
    <w:p w14:paraId="073FD559" w14:textId="77777777" w:rsidR="0063080D" w:rsidRPr="0063080D" w:rsidRDefault="0063080D" w:rsidP="00425E60">
      <w:pPr>
        <w:pStyle w:val="a5"/>
        <w:ind w:firstLine="480"/>
      </w:pPr>
      <w:r w:rsidRPr="0063080D">
        <w:t xml:space="preserve">            value1 = 106-((</w:t>
      </w:r>
      <w:proofErr w:type="spellStart"/>
      <w:r w:rsidRPr="0063080D">
        <w:t>humiditydata</w:t>
      </w:r>
      <w:proofErr w:type="spellEnd"/>
      <w:r w:rsidRPr="0063080D">
        <w:t>[j]-</w:t>
      </w:r>
      <w:proofErr w:type="gramStart"/>
      <w:r w:rsidRPr="0063080D">
        <w:t>20)*</w:t>
      </w:r>
      <w:proofErr w:type="gramEnd"/>
      <w:r w:rsidRPr="0063080D">
        <w:t>2);</w:t>
      </w:r>
    </w:p>
    <w:p w14:paraId="36E86FD4" w14:textId="77777777" w:rsidR="0063080D" w:rsidRPr="0063080D" w:rsidRDefault="0063080D" w:rsidP="00425E60">
      <w:pPr>
        <w:pStyle w:val="a5"/>
        <w:ind w:firstLine="480"/>
      </w:pPr>
      <w:r w:rsidRPr="0063080D">
        <w:t xml:space="preserve">            </w:t>
      </w:r>
      <w:proofErr w:type="spellStart"/>
      <w:proofErr w:type="gramStart"/>
      <w:r w:rsidRPr="0063080D">
        <w:t>tft.drawLine</w:t>
      </w:r>
      <w:proofErr w:type="spellEnd"/>
      <w:proofErr w:type="gramEnd"/>
      <w:r w:rsidRPr="0063080D">
        <w:t>(x,value0,x+6,value1,TFT_YELLOW);</w:t>
      </w:r>
    </w:p>
    <w:p w14:paraId="0E16F036" w14:textId="77777777" w:rsidR="0063080D" w:rsidRPr="0063080D" w:rsidRDefault="0063080D" w:rsidP="00425E60">
      <w:pPr>
        <w:pStyle w:val="a5"/>
        <w:ind w:firstLine="480"/>
      </w:pPr>
      <w:r w:rsidRPr="0063080D">
        <w:t xml:space="preserve">            x+=6;</w:t>
      </w:r>
    </w:p>
    <w:p w14:paraId="2109F314" w14:textId="77777777" w:rsidR="0063080D" w:rsidRPr="0063080D" w:rsidRDefault="0063080D" w:rsidP="00425E60">
      <w:pPr>
        <w:pStyle w:val="a5"/>
        <w:ind w:firstLine="480"/>
      </w:pPr>
      <w:r w:rsidRPr="0063080D">
        <w:t xml:space="preserve">            }</w:t>
      </w:r>
    </w:p>
    <w:p w14:paraId="15BF073B" w14:textId="77777777" w:rsidR="0063080D" w:rsidRPr="0063080D" w:rsidRDefault="0063080D" w:rsidP="00425E60">
      <w:pPr>
        <w:pStyle w:val="a5"/>
        <w:ind w:firstLine="480"/>
      </w:pPr>
      <w:r w:rsidRPr="0063080D">
        <w:t xml:space="preserve">            if(</w:t>
      </w:r>
      <w:proofErr w:type="spellStart"/>
      <w:r w:rsidRPr="0063080D">
        <w:t>i</w:t>
      </w:r>
      <w:proofErr w:type="spellEnd"/>
      <w:r w:rsidRPr="0063080D">
        <w:t>&lt;</w:t>
      </w:r>
      <w:proofErr w:type="gramStart"/>
      <w:r w:rsidRPr="0063080D">
        <w:t>20){</w:t>
      </w:r>
      <w:proofErr w:type="gramEnd"/>
    </w:p>
    <w:p w14:paraId="5C85286A" w14:textId="77777777" w:rsidR="0063080D" w:rsidRPr="0063080D" w:rsidRDefault="0063080D" w:rsidP="00425E60">
      <w:pPr>
        <w:pStyle w:val="a5"/>
        <w:ind w:firstLine="480"/>
      </w:pPr>
      <w:r w:rsidRPr="0063080D">
        <w:t xml:space="preserve">              </w:t>
      </w:r>
      <w:proofErr w:type="spellStart"/>
      <w:r w:rsidRPr="0063080D">
        <w:t>temperaturedata</w:t>
      </w:r>
      <w:proofErr w:type="spellEnd"/>
      <w:r w:rsidRPr="0063080D">
        <w:t>[</w:t>
      </w:r>
      <w:proofErr w:type="spellStart"/>
      <w:r w:rsidRPr="0063080D">
        <w:t>i</w:t>
      </w:r>
      <w:proofErr w:type="spellEnd"/>
      <w:r w:rsidRPr="0063080D">
        <w:t>]=DHT11.temperature;</w:t>
      </w:r>
    </w:p>
    <w:p w14:paraId="7B6C5D5F" w14:textId="77777777" w:rsidR="0063080D" w:rsidRPr="0063080D" w:rsidRDefault="0063080D" w:rsidP="00425E60">
      <w:pPr>
        <w:pStyle w:val="a5"/>
        <w:ind w:firstLine="480"/>
      </w:pPr>
      <w:r w:rsidRPr="0063080D">
        <w:t xml:space="preserve">              </w:t>
      </w:r>
      <w:proofErr w:type="spellStart"/>
      <w:r w:rsidRPr="0063080D">
        <w:t>humiditydata</w:t>
      </w:r>
      <w:proofErr w:type="spellEnd"/>
      <w:r w:rsidRPr="0063080D">
        <w:t>[</w:t>
      </w:r>
      <w:proofErr w:type="spellStart"/>
      <w:r w:rsidRPr="0063080D">
        <w:t>i</w:t>
      </w:r>
      <w:proofErr w:type="spellEnd"/>
      <w:r w:rsidRPr="0063080D">
        <w:t>]=DHT11.humidity;</w:t>
      </w:r>
    </w:p>
    <w:p w14:paraId="0746F0D0" w14:textId="77777777" w:rsidR="0063080D" w:rsidRPr="0063080D" w:rsidRDefault="0063080D" w:rsidP="00425E60">
      <w:pPr>
        <w:pStyle w:val="a5"/>
        <w:ind w:firstLine="480"/>
      </w:pPr>
      <w:r w:rsidRPr="0063080D">
        <w:t xml:space="preserve">              </w:t>
      </w:r>
      <w:proofErr w:type="spellStart"/>
      <w:r w:rsidRPr="0063080D">
        <w:t>i</w:t>
      </w:r>
      <w:proofErr w:type="spellEnd"/>
      <w:r w:rsidRPr="0063080D">
        <w:t>++;</w:t>
      </w:r>
    </w:p>
    <w:p w14:paraId="4791133C" w14:textId="77777777" w:rsidR="0063080D" w:rsidRPr="0063080D" w:rsidRDefault="0063080D" w:rsidP="00425E60">
      <w:pPr>
        <w:pStyle w:val="a5"/>
        <w:ind w:firstLine="480"/>
      </w:pPr>
      <w:r w:rsidRPr="0063080D">
        <w:lastRenderedPageBreak/>
        <w:t xml:space="preserve">              Serial.print(DHT11.temperature*100+DHT11.humidity+(</w:t>
      </w:r>
      <w:proofErr w:type="gramStart"/>
      <w:r w:rsidRPr="0063080D">
        <w:t>digitalRead(</w:t>
      </w:r>
      <w:proofErr w:type="gramEnd"/>
      <w:r w:rsidRPr="0063080D">
        <w:t>4)+2)*10000);</w:t>
      </w:r>
    </w:p>
    <w:p w14:paraId="239BBD11" w14:textId="77777777" w:rsidR="0063080D" w:rsidRPr="0063080D" w:rsidRDefault="0063080D" w:rsidP="00425E60">
      <w:pPr>
        <w:pStyle w:val="a5"/>
        <w:ind w:firstLine="480"/>
      </w:pPr>
      <w:r w:rsidRPr="0063080D">
        <w:t xml:space="preserve">              esp8266_</w:t>
      </w:r>
      <w:proofErr w:type="gramStart"/>
      <w:r w:rsidRPr="0063080D">
        <w:t>server.handleClient</w:t>
      </w:r>
      <w:proofErr w:type="gramEnd"/>
      <w:r w:rsidRPr="0063080D">
        <w:t xml:space="preserve">();              </w:t>
      </w:r>
    </w:p>
    <w:p w14:paraId="28B0E79B" w14:textId="77777777" w:rsidR="0063080D" w:rsidRPr="0063080D" w:rsidRDefault="0063080D" w:rsidP="00425E60">
      <w:pPr>
        <w:pStyle w:val="a5"/>
        <w:ind w:firstLine="480"/>
      </w:pPr>
      <w:r w:rsidRPr="0063080D">
        <w:t xml:space="preserve">              </w:t>
      </w:r>
      <w:proofErr w:type="gramStart"/>
      <w:r w:rsidRPr="0063080D">
        <w:t>delay(</w:t>
      </w:r>
      <w:proofErr w:type="gramEnd"/>
      <w:r w:rsidRPr="0063080D">
        <w:t xml:space="preserve">1000);      </w:t>
      </w:r>
    </w:p>
    <w:p w14:paraId="25B1E227" w14:textId="77777777" w:rsidR="0063080D" w:rsidRPr="0063080D" w:rsidRDefault="0063080D" w:rsidP="00425E60">
      <w:pPr>
        <w:pStyle w:val="a5"/>
        <w:ind w:firstLine="480"/>
      </w:pPr>
      <w:r w:rsidRPr="0063080D">
        <w:t xml:space="preserve">                    }</w:t>
      </w:r>
    </w:p>
    <w:p w14:paraId="343DB887" w14:textId="77777777" w:rsidR="0063080D" w:rsidRPr="0063080D" w:rsidRDefault="0063080D" w:rsidP="00425E60">
      <w:pPr>
        <w:pStyle w:val="a5"/>
        <w:ind w:firstLine="480"/>
      </w:pPr>
      <w:r w:rsidRPr="0063080D">
        <w:t xml:space="preserve">            </w:t>
      </w:r>
      <w:proofErr w:type="gramStart"/>
      <w:r w:rsidRPr="0063080D">
        <w:t>else{</w:t>
      </w:r>
      <w:proofErr w:type="gramEnd"/>
      <w:r w:rsidRPr="0063080D">
        <w:t xml:space="preserve">              </w:t>
      </w:r>
    </w:p>
    <w:p w14:paraId="3EDCDC06" w14:textId="77777777" w:rsidR="0063080D" w:rsidRPr="0063080D" w:rsidRDefault="0063080D" w:rsidP="00425E60">
      <w:pPr>
        <w:pStyle w:val="a5"/>
        <w:ind w:firstLine="480"/>
      </w:pPr>
      <w:r w:rsidRPr="0063080D">
        <w:t xml:space="preserve">              for(</w:t>
      </w:r>
      <w:proofErr w:type="spellStart"/>
      <w:r w:rsidRPr="0063080D">
        <w:t>i</w:t>
      </w:r>
      <w:proofErr w:type="spellEnd"/>
      <w:r w:rsidRPr="0063080D">
        <w:t>=</w:t>
      </w:r>
      <w:proofErr w:type="gramStart"/>
      <w:r w:rsidRPr="0063080D">
        <w:t>0;i</w:t>
      </w:r>
      <w:proofErr w:type="gramEnd"/>
      <w:r w:rsidRPr="0063080D">
        <w:t>&lt;19;i++){</w:t>
      </w:r>
    </w:p>
    <w:p w14:paraId="39F1A8DF" w14:textId="77777777" w:rsidR="0063080D" w:rsidRPr="0063080D" w:rsidRDefault="0063080D" w:rsidP="00425E60">
      <w:pPr>
        <w:pStyle w:val="a5"/>
        <w:ind w:firstLine="480"/>
      </w:pPr>
      <w:r w:rsidRPr="0063080D">
        <w:t xml:space="preserve">                </w:t>
      </w:r>
      <w:proofErr w:type="spellStart"/>
      <w:r w:rsidRPr="0063080D">
        <w:t>temperaturedata</w:t>
      </w:r>
      <w:proofErr w:type="spellEnd"/>
      <w:r w:rsidRPr="0063080D">
        <w:t>[</w:t>
      </w:r>
      <w:proofErr w:type="spellStart"/>
      <w:r w:rsidRPr="0063080D">
        <w:t>i</w:t>
      </w:r>
      <w:proofErr w:type="spellEnd"/>
      <w:r w:rsidRPr="0063080D">
        <w:t>]=</w:t>
      </w:r>
      <w:proofErr w:type="spellStart"/>
      <w:r w:rsidRPr="0063080D">
        <w:t>temperaturedata</w:t>
      </w:r>
      <w:proofErr w:type="spellEnd"/>
      <w:r w:rsidRPr="0063080D">
        <w:t>[i+1];</w:t>
      </w:r>
    </w:p>
    <w:p w14:paraId="06E852EC" w14:textId="77777777" w:rsidR="0063080D" w:rsidRPr="0063080D" w:rsidRDefault="0063080D" w:rsidP="00425E60">
      <w:pPr>
        <w:pStyle w:val="a5"/>
        <w:ind w:firstLine="480"/>
      </w:pPr>
      <w:r w:rsidRPr="0063080D">
        <w:t xml:space="preserve">                </w:t>
      </w:r>
      <w:proofErr w:type="spellStart"/>
      <w:r w:rsidRPr="0063080D">
        <w:t>humiditydata</w:t>
      </w:r>
      <w:proofErr w:type="spellEnd"/>
      <w:r w:rsidRPr="0063080D">
        <w:t>[</w:t>
      </w:r>
      <w:proofErr w:type="spellStart"/>
      <w:r w:rsidRPr="0063080D">
        <w:t>i</w:t>
      </w:r>
      <w:proofErr w:type="spellEnd"/>
      <w:r w:rsidRPr="0063080D">
        <w:t>]=</w:t>
      </w:r>
      <w:proofErr w:type="spellStart"/>
      <w:r w:rsidRPr="0063080D">
        <w:t>humiditydata</w:t>
      </w:r>
      <w:proofErr w:type="spellEnd"/>
      <w:r w:rsidRPr="0063080D">
        <w:t>[i+1];</w:t>
      </w:r>
    </w:p>
    <w:p w14:paraId="19C1EE65" w14:textId="77777777" w:rsidR="0063080D" w:rsidRPr="0063080D" w:rsidRDefault="0063080D" w:rsidP="00425E60">
      <w:pPr>
        <w:pStyle w:val="a5"/>
        <w:ind w:firstLine="480"/>
      </w:pPr>
      <w:r w:rsidRPr="0063080D">
        <w:t xml:space="preserve">                    }</w:t>
      </w:r>
    </w:p>
    <w:p w14:paraId="3FE3572F" w14:textId="77777777" w:rsidR="0063080D" w:rsidRPr="0063080D" w:rsidRDefault="0063080D" w:rsidP="00425E60">
      <w:pPr>
        <w:pStyle w:val="a5"/>
        <w:ind w:firstLine="480"/>
      </w:pPr>
      <w:r w:rsidRPr="0063080D">
        <w:t xml:space="preserve">                </w:t>
      </w:r>
      <w:proofErr w:type="spellStart"/>
      <w:r w:rsidRPr="0063080D">
        <w:t>temperaturedata</w:t>
      </w:r>
      <w:proofErr w:type="spellEnd"/>
      <w:r w:rsidRPr="0063080D">
        <w:t>[</w:t>
      </w:r>
      <w:proofErr w:type="spellStart"/>
      <w:r w:rsidRPr="0063080D">
        <w:t>i</w:t>
      </w:r>
      <w:proofErr w:type="spellEnd"/>
      <w:r w:rsidRPr="0063080D">
        <w:t>]=DHT11.temperature;</w:t>
      </w:r>
    </w:p>
    <w:p w14:paraId="0F946C49" w14:textId="77777777" w:rsidR="0063080D" w:rsidRPr="0063080D" w:rsidRDefault="0063080D" w:rsidP="00425E60">
      <w:pPr>
        <w:pStyle w:val="a5"/>
        <w:ind w:firstLine="480"/>
      </w:pPr>
      <w:r w:rsidRPr="0063080D">
        <w:t xml:space="preserve">                </w:t>
      </w:r>
      <w:proofErr w:type="spellStart"/>
      <w:r w:rsidRPr="0063080D">
        <w:t>humiditydata</w:t>
      </w:r>
      <w:proofErr w:type="spellEnd"/>
      <w:r w:rsidRPr="0063080D">
        <w:t>[</w:t>
      </w:r>
      <w:proofErr w:type="spellStart"/>
      <w:r w:rsidRPr="0063080D">
        <w:t>i</w:t>
      </w:r>
      <w:proofErr w:type="spellEnd"/>
      <w:r w:rsidRPr="0063080D">
        <w:t xml:space="preserve">]=DHT11.humidity;  </w:t>
      </w:r>
    </w:p>
    <w:p w14:paraId="4C0AE790" w14:textId="77777777" w:rsidR="0063080D" w:rsidRPr="0063080D" w:rsidRDefault="0063080D" w:rsidP="00425E60">
      <w:pPr>
        <w:pStyle w:val="a5"/>
        <w:ind w:firstLine="480"/>
      </w:pPr>
      <w:r w:rsidRPr="0063080D">
        <w:t xml:space="preserve">                </w:t>
      </w:r>
      <w:proofErr w:type="spellStart"/>
      <w:r w:rsidRPr="0063080D">
        <w:t>i</w:t>
      </w:r>
      <w:proofErr w:type="spellEnd"/>
      <w:r w:rsidRPr="0063080D">
        <w:t>++;</w:t>
      </w:r>
    </w:p>
    <w:p w14:paraId="59625E3F" w14:textId="77777777" w:rsidR="0063080D" w:rsidRPr="0063080D" w:rsidRDefault="0063080D" w:rsidP="00425E60">
      <w:pPr>
        <w:pStyle w:val="a5"/>
        <w:ind w:firstLine="480"/>
      </w:pPr>
      <w:r w:rsidRPr="0063080D">
        <w:t xml:space="preserve">                Serial.print(DHT11.temperature*100+DHT11.humidity+(</w:t>
      </w:r>
      <w:proofErr w:type="gramStart"/>
      <w:r w:rsidRPr="0063080D">
        <w:t>digitalRead(</w:t>
      </w:r>
      <w:proofErr w:type="gramEnd"/>
      <w:r w:rsidRPr="0063080D">
        <w:t>4)+2)*10000);</w:t>
      </w:r>
    </w:p>
    <w:p w14:paraId="2DC6760C" w14:textId="77777777" w:rsidR="0063080D" w:rsidRPr="0063080D" w:rsidRDefault="0063080D" w:rsidP="00425E60">
      <w:pPr>
        <w:pStyle w:val="a5"/>
        <w:ind w:firstLine="480"/>
      </w:pPr>
      <w:r w:rsidRPr="0063080D">
        <w:t xml:space="preserve">                esp8266_</w:t>
      </w:r>
      <w:proofErr w:type="gramStart"/>
      <w:r w:rsidRPr="0063080D">
        <w:t>server.handleClient</w:t>
      </w:r>
      <w:proofErr w:type="gramEnd"/>
      <w:r w:rsidRPr="0063080D">
        <w:t xml:space="preserve">();                </w:t>
      </w:r>
    </w:p>
    <w:p w14:paraId="31AB7810" w14:textId="77777777" w:rsidR="0063080D" w:rsidRPr="0063080D" w:rsidRDefault="0063080D" w:rsidP="00425E60">
      <w:pPr>
        <w:pStyle w:val="a5"/>
        <w:ind w:firstLine="480"/>
      </w:pPr>
      <w:r w:rsidRPr="0063080D">
        <w:t xml:space="preserve">                </w:t>
      </w:r>
      <w:proofErr w:type="gramStart"/>
      <w:r w:rsidRPr="0063080D">
        <w:t>delay(</w:t>
      </w:r>
      <w:proofErr w:type="gramEnd"/>
      <w:r w:rsidRPr="0063080D">
        <w:t>1000);</w:t>
      </w:r>
    </w:p>
    <w:p w14:paraId="1A29BF27" w14:textId="77777777" w:rsidR="0063080D" w:rsidRPr="0063080D" w:rsidRDefault="0063080D" w:rsidP="00425E60">
      <w:pPr>
        <w:pStyle w:val="a5"/>
        <w:ind w:firstLine="480"/>
      </w:pPr>
      <w:r w:rsidRPr="0063080D">
        <w:t xml:space="preserve">                }            </w:t>
      </w:r>
    </w:p>
    <w:p w14:paraId="4E96FDA1" w14:textId="77777777" w:rsidR="0063080D" w:rsidRPr="0063080D" w:rsidRDefault="0063080D" w:rsidP="00425E60">
      <w:pPr>
        <w:pStyle w:val="a5"/>
        <w:ind w:firstLine="480"/>
      </w:pPr>
      <w:r w:rsidRPr="0063080D">
        <w:t xml:space="preserve">        }</w:t>
      </w:r>
    </w:p>
    <w:p w14:paraId="118CE7C0" w14:textId="77777777" w:rsidR="0063080D" w:rsidRPr="0063080D" w:rsidRDefault="0063080D" w:rsidP="00425E60">
      <w:pPr>
        <w:pStyle w:val="a5"/>
        <w:ind w:firstLine="480"/>
      </w:pPr>
      <w:r w:rsidRPr="0063080D">
        <w:t xml:space="preserve">      }</w:t>
      </w:r>
    </w:p>
    <w:p w14:paraId="65A3778E" w14:textId="77777777" w:rsidR="0063080D" w:rsidRPr="0063080D" w:rsidRDefault="0063080D" w:rsidP="00425E60">
      <w:pPr>
        <w:pStyle w:val="a5"/>
        <w:ind w:firstLine="480"/>
      </w:pPr>
      <w:r w:rsidRPr="0063080D">
        <w:t>}</w:t>
      </w:r>
    </w:p>
    <w:p w14:paraId="4B2E7560" w14:textId="77777777" w:rsidR="0063080D" w:rsidRPr="0063080D" w:rsidRDefault="0063080D" w:rsidP="00425E60">
      <w:pPr>
        <w:pStyle w:val="a5"/>
        <w:ind w:firstLine="480"/>
      </w:pPr>
      <w:r w:rsidRPr="0063080D">
        <w:t xml:space="preserve">void </w:t>
      </w:r>
      <w:proofErr w:type="spellStart"/>
      <w:proofErr w:type="gramStart"/>
      <w:r w:rsidRPr="0063080D">
        <w:t>handleDHT</w:t>
      </w:r>
      <w:proofErr w:type="spellEnd"/>
      <w:r w:rsidRPr="0063080D">
        <w:t>(</w:t>
      </w:r>
      <w:proofErr w:type="gramEnd"/>
      <w:r w:rsidRPr="0063080D">
        <w:t>){</w:t>
      </w:r>
    </w:p>
    <w:p w14:paraId="5059C834" w14:textId="77777777" w:rsidR="0063080D" w:rsidRPr="0063080D" w:rsidRDefault="0063080D" w:rsidP="00425E60">
      <w:pPr>
        <w:pStyle w:val="a5"/>
        <w:ind w:firstLine="480"/>
      </w:pPr>
      <w:r w:rsidRPr="0063080D">
        <w:t xml:space="preserve">    esp8266_</w:t>
      </w:r>
      <w:proofErr w:type="gramStart"/>
      <w:r w:rsidRPr="0063080D">
        <w:t>server.send</w:t>
      </w:r>
      <w:proofErr w:type="gramEnd"/>
      <w:r w:rsidRPr="0063080D">
        <w:t>(200, "text/plain", String(DHT11.temperature*100+DHT11.humidity));}</w:t>
      </w:r>
    </w:p>
    <w:p w14:paraId="1F62550D" w14:textId="77777777" w:rsidR="0063080D" w:rsidRPr="0063080D" w:rsidRDefault="0063080D" w:rsidP="00425E60">
      <w:pPr>
        <w:pStyle w:val="a5"/>
        <w:ind w:firstLine="480"/>
      </w:pPr>
      <w:r w:rsidRPr="0063080D">
        <w:t xml:space="preserve">void </w:t>
      </w:r>
      <w:proofErr w:type="spellStart"/>
      <w:proofErr w:type="gramStart"/>
      <w:r w:rsidRPr="0063080D">
        <w:t>handleUserRequet</w:t>
      </w:r>
      <w:proofErr w:type="spellEnd"/>
      <w:r w:rsidRPr="0063080D">
        <w:t>(</w:t>
      </w:r>
      <w:proofErr w:type="gramEnd"/>
      <w:r w:rsidRPr="0063080D">
        <w:t xml:space="preserve">) {              </w:t>
      </w:r>
    </w:p>
    <w:p w14:paraId="1A658541" w14:textId="77777777" w:rsidR="0063080D" w:rsidRPr="0063080D" w:rsidRDefault="0063080D" w:rsidP="00425E60">
      <w:pPr>
        <w:pStyle w:val="a5"/>
        <w:ind w:firstLine="480"/>
      </w:pPr>
      <w:r w:rsidRPr="0063080D">
        <w:t xml:space="preserve">  String </w:t>
      </w:r>
      <w:proofErr w:type="spellStart"/>
      <w:r w:rsidRPr="0063080D">
        <w:t>webResource</w:t>
      </w:r>
      <w:proofErr w:type="spellEnd"/>
      <w:r w:rsidRPr="0063080D">
        <w:t xml:space="preserve"> = </w:t>
      </w:r>
      <w:proofErr w:type="gramStart"/>
      <w:r w:rsidRPr="0063080D">
        <w:t>esp8266_server.uri(</w:t>
      </w:r>
      <w:proofErr w:type="gramEnd"/>
      <w:r w:rsidRPr="0063080D">
        <w:t>);</w:t>
      </w:r>
    </w:p>
    <w:p w14:paraId="43B5C490" w14:textId="77777777" w:rsidR="0063080D" w:rsidRPr="0063080D" w:rsidRDefault="0063080D" w:rsidP="00425E60">
      <w:pPr>
        <w:pStyle w:val="a5"/>
        <w:ind w:firstLine="480"/>
      </w:pPr>
      <w:r w:rsidRPr="0063080D">
        <w:t xml:space="preserve">  bool </w:t>
      </w:r>
      <w:proofErr w:type="spellStart"/>
      <w:r w:rsidRPr="0063080D">
        <w:t>fileReadOK</w:t>
      </w:r>
      <w:proofErr w:type="spellEnd"/>
      <w:r w:rsidRPr="0063080D">
        <w:t xml:space="preserve"> = </w:t>
      </w:r>
      <w:proofErr w:type="spellStart"/>
      <w:r w:rsidRPr="0063080D">
        <w:t>handleFileRead</w:t>
      </w:r>
      <w:proofErr w:type="spellEnd"/>
      <w:r w:rsidRPr="0063080D">
        <w:t>(</w:t>
      </w:r>
      <w:proofErr w:type="spellStart"/>
      <w:r w:rsidRPr="0063080D">
        <w:t>webResource</w:t>
      </w:r>
      <w:proofErr w:type="spellEnd"/>
      <w:r w:rsidRPr="0063080D">
        <w:t>);</w:t>
      </w:r>
    </w:p>
    <w:p w14:paraId="2F4299C3" w14:textId="77777777" w:rsidR="0063080D" w:rsidRPr="0063080D" w:rsidRDefault="0063080D" w:rsidP="00425E60">
      <w:pPr>
        <w:pStyle w:val="a5"/>
        <w:ind w:firstLine="480"/>
      </w:pPr>
      <w:r w:rsidRPr="0063080D">
        <w:t xml:space="preserve">  if </w:t>
      </w:r>
      <w:proofErr w:type="gramStart"/>
      <w:r w:rsidRPr="0063080D">
        <w:t>(!</w:t>
      </w:r>
      <w:proofErr w:type="spellStart"/>
      <w:r w:rsidRPr="0063080D">
        <w:t>fileReadOK</w:t>
      </w:r>
      <w:proofErr w:type="spellEnd"/>
      <w:proofErr w:type="gramEnd"/>
      <w:r w:rsidRPr="0063080D">
        <w:t xml:space="preserve">){                                                 </w:t>
      </w:r>
    </w:p>
    <w:p w14:paraId="29119253" w14:textId="77777777" w:rsidR="0063080D" w:rsidRPr="0063080D" w:rsidRDefault="0063080D" w:rsidP="00425E60">
      <w:pPr>
        <w:pStyle w:val="a5"/>
        <w:ind w:firstLine="480"/>
      </w:pPr>
      <w:r w:rsidRPr="0063080D">
        <w:t xml:space="preserve">    esp8266_</w:t>
      </w:r>
      <w:proofErr w:type="gramStart"/>
      <w:r w:rsidRPr="0063080D">
        <w:t>server.send</w:t>
      </w:r>
      <w:proofErr w:type="gramEnd"/>
      <w:r w:rsidRPr="0063080D">
        <w:t xml:space="preserve">(404, "text/plain", "404 Not Found"); </w:t>
      </w:r>
    </w:p>
    <w:p w14:paraId="222754BE" w14:textId="77777777" w:rsidR="0063080D" w:rsidRPr="0063080D" w:rsidRDefault="0063080D" w:rsidP="00425E60">
      <w:pPr>
        <w:pStyle w:val="a5"/>
        <w:ind w:firstLine="480"/>
      </w:pPr>
      <w:r w:rsidRPr="0063080D">
        <w:t xml:space="preserve">  }</w:t>
      </w:r>
    </w:p>
    <w:p w14:paraId="59EAC7A7" w14:textId="77777777" w:rsidR="0063080D" w:rsidRPr="0063080D" w:rsidRDefault="0063080D" w:rsidP="00425E60">
      <w:pPr>
        <w:pStyle w:val="a5"/>
        <w:ind w:firstLine="480"/>
      </w:pPr>
      <w:r w:rsidRPr="0063080D">
        <w:t>}</w:t>
      </w:r>
    </w:p>
    <w:p w14:paraId="1EFA2836" w14:textId="77777777" w:rsidR="0063080D" w:rsidRPr="0063080D" w:rsidRDefault="0063080D" w:rsidP="00425E60">
      <w:pPr>
        <w:pStyle w:val="a5"/>
        <w:ind w:firstLine="480"/>
      </w:pPr>
      <w:r w:rsidRPr="0063080D">
        <w:t xml:space="preserve">bool </w:t>
      </w:r>
      <w:proofErr w:type="spellStart"/>
      <w:proofErr w:type="gramStart"/>
      <w:r w:rsidRPr="0063080D">
        <w:t>handleFileRead</w:t>
      </w:r>
      <w:proofErr w:type="spellEnd"/>
      <w:r w:rsidRPr="0063080D">
        <w:t>(</w:t>
      </w:r>
      <w:proofErr w:type="gramEnd"/>
      <w:r w:rsidRPr="0063080D">
        <w:t xml:space="preserve">String path) {            </w:t>
      </w:r>
    </w:p>
    <w:p w14:paraId="7DE57196" w14:textId="77777777" w:rsidR="0063080D" w:rsidRPr="0063080D" w:rsidRDefault="0063080D" w:rsidP="00425E60">
      <w:pPr>
        <w:pStyle w:val="a5"/>
        <w:ind w:firstLine="480"/>
      </w:pPr>
      <w:r w:rsidRPr="0063080D">
        <w:t xml:space="preserve">  if (</w:t>
      </w:r>
      <w:proofErr w:type="spellStart"/>
      <w:proofErr w:type="gramStart"/>
      <w:r w:rsidRPr="0063080D">
        <w:t>path.endsWith</w:t>
      </w:r>
      <w:proofErr w:type="spellEnd"/>
      <w:proofErr w:type="gramEnd"/>
      <w:r w:rsidRPr="0063080D">
        <w:t xml:space="preserve">("/")) {                   </w:t>
      </w:r>
    </w:p>
    <w:p w14:paraId="66437CC1" w14:textId="77777777" w:rsidR="0063080D" w:rsidRPr="0063080D" w:rsidRDefault="0063080D" w:rsidP="00425E60">
      <w:pPr>
        <w:pStyle w:val="a5"/>
        <w:ind w:firstLine="480"/>
      </w:pPr>
      <w:r w:rsidRPr="0063080D">
        <w:t xml:space="preserve">   path = "/index.html";                   </w:t>
      </w:r>
    </w:p>
    <w:p w14:paraId="4615DC4B" w14:textId="77777777" w:rsidR="0063080D" w:rsidRPr="0063080D" w:rsidRDefault="0063080D" w:rsidP="00425E60">
      <w:pPr>
        <w:pStyle w:val="a5"/>
        <w:ind w:firstLine="480"/>
      </w:pPr>
      <w:r w:rsidRPr="0063080D">
        <w:t xml:space="preserve">  }   </w:t>
      </w:r>
    </w:p>
    <w:p w14:paraId="4FB0FD77" w14:textId="77777777" w:rsidR="0063080D" w:rsidRPr="0063080D" w:rsidRDefault="0063080D" w:rsidP="00425E60">
      <w:pPr>
        <w:pStyle w:val="a5"/>
        <w:ind w:firstLine="480"/>
      </w:pPr>
      <w:r w:rsidRPr="0063080D">
        <w:t xml:space="preserve">  String </w:t>
      </w:r>
      <w:proofErr w:type="spellStart"/>
      <w:r w:rsidRPr="0063080D">
        <w:t>contentType</w:t>
      </w:r>
      <w:proofErr w:type="spellEnd"/>
      <w:r w:rsidRPr="0063080D">
        <w:t xml:space="preserve"> = </w:t>
      </w:r>
      <w:proofErr w:type="spellStart"/>
      <w:r w:rsidRPr="0063080D">
        <w:t>getContentType</w:t>
      </w:r>
      <w:proofErr w:type="spellEnd"/>
      <w:r w:rsidRPr="0063080D">
        <w:t xml:space="preserve">(path);   </w:t>
      </w:r>
    </w:p>
    <w:p w14:paraId="53F89E5D" w14:textId="77777777" w:rsidR="0063080D" w:rsidRPr="0063080D" w:rsidRDefault="0063080D" w:rsidP="00425E60">
      <w:pPr>
        <w:pStyle w:val="a5"/>
        <w:ind w:firstLine="480"/>
      </w:pPr>
      <w:r w:rsidRPr="0063080D">
        <w:t xml:space="preserve">  if (</w:t>
      </w:r>
      <w:proofErr w:type="spellStart"/>
      <w:r w:rsidRPr="0063080D">
        <w:t>SPIFFS.exists</w:t>
      </w:r>
      <w:proofErr w:type="spellEnd"/>
      <w:r w:rsidRPr="0063080D">
        <w:t xml:space="preserve">(path)) {                    </w:t>
      </w:r>
    </w:p>
    <w:p w14:paraId="03E0315A" w14:textId="77777777" w:rsidR="0063080D" w:rsidRPr="0063080D" w:rsidRDefault="0063080D" w:rsidP="00425E60">
      <w:pPr>
        <w:pStyle w:val="a5"/>
        <w:ind w:firstLine="480"/>
      </w:pPr>
      <w:r w:rsidRPr="0063080D">
        <w:t xml:space="preserve">    File </w:t>
      </w:r>
      <w:proofErr w:type="spellStart"/>
      <w:r w:rsidRPr="0063080D">
        <w:t>file</w:t>
      </w:r>
      <w:proofErr w:type="spellEnd"/>
      <w:r w:rsidRPr="0063080D">
        <w:t xml:space="preserve"> = </w:t>
      </w:r>
      <w:proofErr w:type="spellStart"/>
      <w:r w:rsidRPr="0063080D">
        <w:t>SPIFFS.open</w:t>
      </w:r>
      <w:proofErr w:type="spellEnd"/>
      <w:r w:rsidRPr="0063080D">
        <w:t xml:space="preserve">(path, "r");         </w:t>
      </w:r>
    </w:p>
    <w:p w14:paraId="4AD1FBD2" w14:textId="77777777" w:rsidR="0063080D" w:rsidRPr="0063080D" w:rsidRDefault="0063080D" w:rsidP="00425E60">
      <w:pPr>
        <w:pStyle w:val="a5"/>
        <w:ind w:firstLine="480"/>
      </w:pPr>
      <w:r w:rsidRPr="0063080D">
        <w:t xml:space="preserve">    esp8266_</w:t>
      </w:r>
      <w:proofErr w:type="gramStart"/>
      <w:r w:rsidRPr="0063080D">
        <w:t>server.streamFile</w:t>
      </w:r>
      <w:proofErr w:type="gramEnd"/>
      <w:r w:rsidRPr="0063080D">
        <w:t xml:space="preserve">(file, </w:t>
      </w:r>
      <w:proofErr w:type="spellStart"/>
      <w:r w:rsidRPr="0063080D">
        <w:t>contentType</w:t>
      </w:r>
      <w:proofErr w:type="spellEnd"/>
      <w:r w:rsidRPr="0063080D">
        <w:t>);</w:t>
      </w:r>
    </w:p>
    <w:p w14:paraId="74B694FB" w14:textId="77777777" w:rsidR="0063080D" w:rsidRPr="0063080D" w:rsidRDefault="0063080D" w:rsidP="00425E60">
      <w:pPr>
        <w:pStyle w:val="a5"/>
        <w:ind w:firstLine="480"/>
      </w:pPr>
      <w:r w:rsidRPr="0063080D">
        <w:t xml:space="preserve">    </w:t>
      </w:r>
      <w:proofErr w:type="spellStart"/>
      <w:proofErr w:type="gramStart"/>
      <w:r w:rsidRPr="0063080D">
        <w:t>file.close</w:t>
      </w:r>
      <w:proofErr w:type="spellEnd"/>
      <w:proofErr w:type="gramEnd"/>
      <w:r w:rsidRPr="0063080D">
        <w:t>();</w:t>
      </w:r>
    </w:p>
    <w:p w14:paraId="1B7E5E64" w14:textId="77777777" w:rsidR="0063080D" w:rsidRPr="0063080D" w:rsidRDefault="0063080D" w:rsidP="00425E60">
      <w:pPr>
        <w:pStyle w:val="a5"/>
        <w:ind w:firstLine="480"/>
      </w:pPr>
      <w:r w:rsidRPr="0063080D">
        <w:t xml:space="preserve">    return true;                             </w:t>
      </w:r>
    </w:p>
    <w:p w14:paraId="59F7E9E2" w14:textId="77777777" w:rsidR="0063080D" w:rsidRPr="0063080D" w:rsidRDefault="0063080D" w:rsidP="00425E60">
      <w:pPr>
        <w:pStyle w:val="a5"/>
        <w:ind w:firstLine="480"/>
      </w:pPr>
      <w:r w:rsidRPr="0063080D">
        <w:t xml:space="preserve">  }</w:t>
      </w:r>
    </w:p>
    <w:p w14:paraId="16D46EDA" w14:textId="77777777" w:rsidR="0063080D" w:rsidRPr="0063080D" w:rsidRDefault="0063080D" w:rsidP="00425E60">
      <w:pPr>
        <w:pStyle w:val="a5"/>
        <w:ind w:firstLine="480"/>
      </w:pPr>
      <w:r w:rsidRPr="0063080D">
        <w:t xml:space="preserve">  return false;                               </w:t>
      </w:r>
    </w:p>
    <w:p w14:paraId="6EAD5C50" w14:textId="77777777" w:rsidR="0063080D" w:rsidRPr="0063080D" w:rsidRDefault="0063080D" w:rsidP="00425E60">
      <w:pPr>
        <w:pStyle w:val="a5"/>
        <w:ind w:firstLine="480"/>
      </w:pPr>
      <w:r w:rsidRPr="0063080D">
        <w:lastRenderedPageBreak/>
        <w:t>}</w:t>
      </w:r>
    </w:p>
    <w:p w14:paraId="0BBB4EF8" w14:textId="77777777" w:rsidR="0063080D" w:rsidRPr="0063080D" w:rsidRDefault="0063080D" w:rsidP="00425E60">
      <w:pPr>
        <w:pStyle w:val="a5"/>
        <w:ind w:firstLine="480"/>
      </w:pPr>
    </w:p>
    <w:p w14:paraId="2BD134C5" w14:textId="77777777" w:rsidR="0063080D" w:rsidRPr="0063080D" w:rsidRDefault="0063080D" w:rsidP="00425E60">
      <w:pPr>
        <w:pStyle w:val="a5"/>
        <w:ind w:firstLine="480"/>
      </w:pPr>
      <w:r w:rsidRPr="0063080D">
        <w:t xml:space="preserve">String </w:t>
      </w:r>
      <w:proofErr w:type="spellStart"/>
      <w:proofErr w:type="gramStart"/>
      <w:r w:rsidRPr="0063080D">
        <w:t>getContentType</w:t>
      </w:r>
      <w:proofErr w:type="spellEnd"/>
      <w:r w:rsidRPr="0063080D">
        <w:t>(</w:t>
      </w:r>
      <w:proofErr w:type="gramEnd"/>
      <w:r w:rsidRPr="0063080D">
        <w:t>String filename){</w:t>
      </w:r>
    </w:p>
    <w:p w14:paraId="13E237A5" w14:textId="77777777" w:rsidR="0063080D" w:rsidRPr="0063080D" w:rsidRDefault="0063080D" w:rsidP="00425E60">
      <w:pPr>
        <w:pStyle w:val="a5"/>
        <w:ind w:firstLine="480"/>
      </w:pPr>
      <w:r w:rsidRPr="0063080D">
        <w:t xml:space="preserve">  if(</w:t>
      </w:r>
      <w:proofErr w:type="spellStart"/>
      <w:proofErr w:type="gramStart"/>
      <w:r w:rsidRPr="0063080D">
        <w:t>filename.endsWith</w:t>
      </w:r>
      <w:proofErr w:type="spellEnd"/>
      <w:proofErr w:type="gramEnd"/>
      <w:r w:rsidRPr="0063080D">
        <w:t>(".</w:t>
      </w:r>
      <w:proofErr w:type="spellStart"/>
      <w:r w:rsidRPr="0063080D">
        <w:t>htm</w:t>
      </w:r>
      <w:proofErr w:type="spellEnd"/>
      <w:r w:rsidRPr="0063080D">
        <w:t>")) return "text/html";</w:t>
      </w:r>
    </w:p>
    <w:p w14:paraId="687D72C1" w14:textId="77777777" w:rsidR="0063080D" w:rsidRPr="0063080D" w:rsidRDefault="0063080D" w:rsidP="00425E60">
      <w:pPr>
        <w:pStyle w:val="a5"/>
        <w:ind w:firstLine="480"/>
      </w:pPr>
      <w:r w:rsidRPr="0063080D">
        <w:t xml:space="preserve">  else if(</w:t>
      </w:r>
      <w:proofErr w:type="spellStart"/>
      <w:proofErr w:type="gramStart"/>
      <w:r w:rsidRPr="0063080D">
        <w:t>filename.endsWith</w:t>
      </w:r>
      <w:proofErr w:type="spellEnd"/>
      <w:proofErr w:type="gramEnd"/>
      <w:r w:rsidRPr="0063080D">
        <w:t>(".html")) return "text/html";</w:t>
      </w:r>
    </w:p>
    <w:p w14:paraId="2FA850B3" w14:textId="77777777" w:rsidR="0063080D" w:rsidRPr="0063080D" w:rsidRDefault="0063080D" w:rsidP="00425E60">
      <w:pPr>
        <w:pStyle w:val="a5"/>
        <w:ind w:firstLine="480"/>
      </w:pPr>
      <w:r w:rsidRPr="0063080D">
        <w:t xml:space="preserve">  else if(</w:t>
      </w:r>
      <w:proofErr w:type="spellStart"/>
      <w:proofErr w:type="gramStart"/>
      <w:r w:rsidRPr="0063080D">
        <w:t>filename.endsWith</w:t>
      </w:r>
      <w:proofErr w:type="spellEnd"/>
      <w:proofErr w:type="gramEnd"/>
      <w:r w:rsidRPr="0063080D">
        <w:t>(".</w:t>
      </w:r>
      <w:proofErr w:type="spellStart"/>
      <w:r w:rsidRPr="0063080D">
        <w:t>css</w:t>
      </w:r>
      <w:proofErr w:type="spellEnd"/>
      <w:r w:rsidRPr="0063080D">
        <w:t>")) return "text/</w:t>
      </w:r>
      <w:proofErr w:type="spellStart"/>
      <w:r w:rsidRPr="0063080D">
        <w:t>css</w:t>
      </w:r>
      <w:proofErr w:type="spellEnd"/>
      <w:r w:rsidRPr="0063080D">
        <w:t>";</w:t>
      </w:r>
    </w:p>
    <w:p w14:paraId="672C9CCC" w14:textId="77777777" w:rsidR="0063080D" w:rsidRPr="0063080D" w:rsidRDefault="0063080D" w:rsidP="00425E60">
      <w:pPr>
        <w:pStyle w:val="a5"/>
        <w:ind w:firstLine="480"/>
      </w:pPr>
      <w:r w:rsidRPr="0063080D">
        <w:t xml:space="preserve">  else if(</w:t>
      </w:r>
      <w:proofErr w:type="spellStart"/>
      <w:proofErr w:type="gramStart"/>
      <w:r w:rsidRPr="0063080D">
        <w:t>filename.endsWith</w:t>
      </w:r>
      <w:proofErr w:type="spellEnd"/>
      <w:proofErr w:type="gramEnd"/>
      <w:r w:rsidRPr="0063080D">
        <w:t>(".</w:t>
      </w:r>
      <w:proofErr w:type="spellStart"/>
      <w:r w:rsidRPr="0063080D">
        <w:t>js</w:t>
      </w:r>
      <w:proofErr w:type="spellEnd"/>
      <w:r w:rsidRPr="0063080D">
        <w:t>")) return "application/</w:t>
      </w:r>
      <w:proofErr w:type="spellStart"/>
      <w:r w:rsidRPr="0063080D">
        <w:t>javascript</w:t>
      </w:r>
      <w:proofErr w:type="spellEnd"/>
      <w:r w:rsidRPr="0063080D">
        <w:t>";</w:t>
      </w:r>
    </w:p>
    <w:p w14:paraId="358819AC" w14:textId="77777777" w:rsidR="0063080D" w:rsidRPr="0063080D" w:rsidRDefault="0063080D" w:rsidP="00425E60">
      <w:pPr>
        <w:pStyle w:val="a5"/>
        <w:ind w:firstLine="480"/>
      </w:pPr>
      <w:r w:rsidRPr="0063080D">
        <w:t xml:space="preserve">  else if(</w:t>
      </w:r>
      <w:proofErr w:type="spellStart"/>
      <w:proofErr w:type="gramStart"/>
      <w:r w:rsidRPr="0063080D">
        <w:t>filename.endsWith</w:t>
      </w:r>
      <w:proofErr w:type="spellEnd"/>
      <w:proofErr w:type="gramEnd"/>
      <w:r w:rsidRPr="0063080D">
        <w:t>(".</w:t>
      </w:r>
      <w:proofErr w:type="spellStart"/>
      <w:r w:rsidRPr="0063080D">
        <w:t>png</w:t>
      </w:r>
      <w:proofErr w:type="spellEnd"/>
      <w:r w:rsidRPr="0063080D">
        <w:t>")) return "image/</w:t>
      </w:r>
      <w:proofErr w:type="spellStart"/>
      <w:r w:rsidRPr="0063080D">
        <w:t>png</w:t>
      </w:r>
      <w:proofErr w:type="spellEnd"/>
      <w:r w:rsidRPr="0063080D">
        <w:t>";</w:t>
      </w:r>
    </w:p>
    <w:p w14:paraId="414DB3FA" w14:textId="77777777" w:rsidR="0063080D" w:rsidRPr="0063080D" w:rsidRDefault="0063080D" w:rsidP="00425E60">
      <w:pPr>
        <w:pStyle w:val="a5"/>
        <w:ind w:firstLine="480"/>
      </w:pPr>
      <w:r w:rsidRPr="0063080D">
        <w:t xml:space="preserve">  return "text/plain";</w:t>
      </w:r>
    </w:p>
    <w:p w14:paraId="65436BE0" w14:textId="688F9003" w:rsidR="00A20DE2" w:rsidRDefault="0063080D" w:rsidP="00425E60">
      <w:pPr>
        <w:pStyle w:val="a5"/>
        <w:ind w:firstLine="480"/>
      </w:pPr>
      <w:r w:rsidRPr="0063080D">
        <w:t>}</w:t>
      </w:r>
    </w:p>
    <w:p w14:paraId="6694BE58" w14:textId="40A24061" w:rsidR="00425E60" w:rsidRPr="000F39F6" w:rsidRDefault="00425E60" w:rsidP="000F39F6">
      <w:pPr>
        <w:pStyle w:val="ae"/>
        <w:outlineLvl w:val="1"/>
        <w:rPr>
          <w:rFonts w:ascii="黑体" w:hAnsi="黑体"/>
        </w:rPr>
      </w:pPr>
      <w:bookmarkStart w:id="196" w:name="_Toc117506430"/>
      <w:r w:rsidRPr="000F39F6">
        <w:rPr>
          <w:rFonts w:ascii="黑体" w:hAnsi="黑体" w:hint="eastAsia"/>
        </w:rPr>
        <w:t>8</w:t>
      </w:r>
      <w:r w:rsidRPr="000F39F6">
        <w:rPr>
          <w:rFonts w:ascii="黑体" w:hAnsi="黑体"/>
        </w:rPr>
        <w:t>.2</w:t>
      </w:r>
      <w:r w:rsidR="00E55462" w:rsidRPr="000F39F6">
        <w:rPr>
          <w:rFonts w:ascii="黑体" w:hAnsi="黑体"/>
        </w:rPr>
        <w:t xml:space="preserve"> </w:t>
      </w:r>
      <w:r w:rsidRPr="000F39F6">
        <w:rPr>
          <w:rFonts w:ascii="黑体" w:hAnsi="黑体" w:hint="eastAsia"/>
        </w:rPr>
        <w:t>网页</w:t>
      </w:r>
      <w:r w:rsidR="00A04C98">
        <w:rPr>
          <w:rFonts w:ascii="黑体" w:hAnsi="黑体" w:hint="eastAsia"/>
        </w:rPr>
        <w:t>代码</w:t>
      </w:r>
      <w:bookmarkEnd w:id="196"/>
    </w:p>
    <w:p w14:paraId="4CEDA1FA" w14:textId="7D4BF1AF" w:rsidR="00E55462" w:rsidRPr="000F39F6" w:rsidRDefault="00E55462" w:rsidP="000F39F6">
      <w:pPr>
        <w:pStyle w:val="ae"/>
        <w:outlineLvl w:val="2"/>
        <w:rPr>
          <w:rFonts w:ascii="黑体" w:hAnsi="黑体"/>
        </w:rPr>
      </w:pPr>
      <w:bookmarkStart w:id="197" w:name="_Toc117506431"/>
      <w:r w:rsidRPr="000F39F6">
        <w:rPr>
          <w:rFonts w:ascii="黑体" w:hAnsi="黑体" w:hint="eastAsia"/>
        </w:rPr>
        <w:t>8</w:t>
      </w:r>
      <w:r w:rsidRPr="000F39F6">
        <w:rPr>
          <w:rFonts w:ascii="黑体" w:hAnsi="黑体"/>
        </w:rPr>
        <w:t xml:space="preserve">.2.1 HTML </w:t>
      </w:r>
      <w:r w:rsidRPr="000F39F6">
        <w:rPr>
          <w:rFonts w:ascii="黑体" w:hAnsi="黑体" w:hint="eastAsia"/>
        </w:rPr>
        <w:t>网页</w:t>
      </w:r>
      <w:r w:rsidR="00A04C98">
        <w:rPr>
          <w:rFonts w:ascii="黑体" w:hAnsi="黑体" w:hint="eastAsia"/>
        </w:rPr>
        <w:t>代码</w:t>
      </w:r>
      <w:bookmarkEnd w:id="197"/>
    </w:p>
    <w:p w14:paraId="4B1F7EA1" w14:textId="77777777" w:rsidR="00A55089" w:rsidRPr="00A55089" w:rsidRDefault="00A55089" w:rsidP="00A55089">
      <w:pPr>
        <w:pStyle w:val="a5"/>
        <w:ind w:firstLine="480"/>
      </w:pPr>
      <w:r w:rsidRPr="00A55089">
        <w:t>&lt;!DOCTYPE html&gt;</w:t>
      </w:r>
    </w:p>
    <w:p w14:paraId="1249B936" w14:textId="77777777" w:rsidR="00A55089" w:rsidRPr="00A55089" w:rsidRDefault="00A55089" w:rsidP="00A55089">
      <w:pPr>
        <w:pStyle w:val="a5"/>
        <w:ind w:firstLine="480"/>
      </w:pPr>
      <w:r w:rsidRPr="00A55089">
        <w:t>&lt;html lang="</w:t>
      </w:r>
      <w:proofErr w:type="spellStart"/>
      <w:r w:rsidRPr="00A55089">
        <w:t>zh</w:t>
      </w:r>
      <w:proofErr w:type="spellEnd"/>
      <w:r w:rsidRPr="00A55089">
        <w:t>-CN"&gt;</w:t>
      </w:r>
    </w:p>
    <w:p w14:paraId="3153147A" w14:textId="77777777" w:rsidR="00A55089" w:rsidRPr="00A55089" w:rsidRDefault="00A55089" w:rsidP="00A55089">
      <w:pPr>
        <w:pStyle w:val="a5"/>
        <w:ind w:firstLine="480"/>
      </w:pPr>
      <w:r w:rsidRPr="00A55089">
        <w:t>&lt;head&gt;</w:t>
      </w:r>
    </w:p>
    <w:p w14:paraId="5B454736" w14:textId="77777777" w:rsidR="00A55089" w:rsidRPr="00A55089" w:rsidRDefault="00A55089" w:rsidP="00A55089">
      <w:pPr>
        <w:pStyle w:val="a5"/>
        <w:ind w:firstLine="480"/>
      </w:pPr>
      <w:r w:rsidRPr="00A55089">
        <w:t xml:space="preserve">    &lt;meta charset="UTF-8"&gt;</w:t>
      </w:r>
    </w:p>
    <w:p w14:paraId="0BC9D9FB" w14:textId="77777777" w:rsidR="00A55089" w:rsidRPr="00A55089" w:rsidRDefault="00A55089" w:rsidP="00A55089">
      <w:pPr>
        <w:pStyle w:val="a5"/>
        <w:ind w:firstLine="480"/>
      </w:pPr>
      <w:r w:rsidRPr="00A55089">
        <w:t xml:space="preserve">    &lt;link </w:t>
      </w:r>
      <w:proofErr w:type="spellStart"/>
      <w:r w:rsidRPr="00A55089">
        <w:t>rel</w:t>
      </w:r>
      <w:proofErr w:type="spellEnd"/>
      <w:r w:rsidRPr="00A55089">
        <w:t>="stylesheet" type="text/</w:t>
      </w:r>
      <w:proofErr w:type="spellStart"/>
      <w:r w:rsidRPr="00A55089">
        <w:t>css</w:t>
      </w:r>
      <w:proofErr w:type="spellEnd"/>
      <w:r w:rsidRPr="00A55089">
        <w:t xml:space="preserve">" </w:t>
      </w:r>
      <w:proofErr w:type="spellStart"/>
      <w:r w:rsidRPr="00A55089">
        <w:t>href</w:t>
      </w:r>
      <w:proofErr w:type="spellEnd"/>
      <w:r w:rsidRPr="00A55089">
        <w:t>="main.css"&gt;</w:t>
      </w:r>
    </w:p>
    <w:p w14:paraId="59BC3338" w14:textId="77777777" w:rsidR="00A55089" w:rsidRPr="00A55089" w:rsidRDefault="00A55089" w:rsidP="00A55089">
      <w:pPr>
        <w:pStyle w:val="a5"/>
        <w:ind w:firstLine="480"/>
      </w:pPr>
      <w:r w:rsidRPr="00A55089">
        <w:t xml:space="preserve">    &lt;title&gt;基于</w:t>
      </w:r>
      <w:proofErr w:type="spellStart"/>
      <w:r w:rsidRPr="00A55089">
        <w:t>Labview</w:t>
      </w:r>
      <w:proofErr w:type="spellEnd"/>
      <w:r w:rsidRPr="00A55089">
        <w:t>和单片机的温湿度监测网络平台&lt;/title&gt;</w:t>
      </w:r>
    </w:p>
    <w:p w14:paraId="2405DEA9" w14:textId="77777777" w:rsidR="00A55089" w:rsidRPr="00A55089" w:rsidRDefault="00A55089" w:rsidP="00A55089">
      <w:pPr>
        <w:pStyle w:val="a5"/>
        <w:ind w:firstLine="480"/>
      </w:pPr>
      <w:r w:rsidRPr="00A55089">
        <w:t xml:space="preserve">    &lt;script type="text/</w:t>
      </w:r>
      <w:proofErr w:type="spellStart"/>
      <w:r w:rsidRPr="00A55089">
        <w:t>javascript</w:t>
      </w:r>
      <w:proofErr w:type="spellEnd"/>
      <w:r w:rsidRPr="00A55089">
        <w:t xml:space="preserve">" </w:t>
      </w:r>
      <w:proofErr w:type="spellStart"/>
      <w:r w:rsidRPr="00A55089">
        <w:t>src</w:t>
      </w:r>
      <w:proofErr w:type="spellEnd"/>
      <w:r w:rsidRPr="00A55089">
        <w:t>="clock.js"&gt;&lt;/script&gt;</w:t>
      </w:r>
    </w:p>
    <w:p w14:paraId="103BC1C7" w14:textId="77777777" w:rsidR="00A55089" w:rsidRPr="00A55089" w:rsidRDefault="00A55089" w:rsidP="00A55089">
      <w:pPr>
        <w:pStyle w:val="a5"/>
        <w:ind w:firstLine="480"/>
      </w:pPr>
      <w:r w:rsidRPr="00A55089">
        <w:t>&lt;/head&gt;</w:t>
      </w:r>
    </w:p>
    <w:p w14:paraId="5F85B49A" w14:textId="77777777" w:rsidR="00A55089" w:rsidRPr="00A55089" w:rsidRDefault="00A55089" w:rsidP="00A55089">
      <w:pPr>
        <w:pStyle w:val="a5"/>
        <w:ind w:firstLine="480"/>
      </w:pPr>
      <w:r w:rsidRPr="00A55089">
        <w:t>&lt;body&gt;</w:t>
      </w:r>
    </w:p>
    <w:p w14:paraId="276E5276" w14:textId="77777777" w:rsidR="00A55089" w:rsidRPr="00A55089" w:rsidRDefault="00A55089" w:rsidP="00A55089">
      <w:pPr>
        <w:pStyle w:val="a5"/>
        <w:ind w:firstLine="480"/>
      </w:pPr>
      <w:r w:rsidRPr="00A55089">
        <w:tab/>
        <w:t>&lt;center&gt;</w:t>
      </w:r>
    </w:p>
    <w:p w14:paraId="4E5E3C87" w14:textId="4516C6F6" w:rsidR="00A55089" w:rsidRPr="00A55089" w:rsidRDefault="00A55089" w:rsidP="00A55089">
      <w:pPr>
        <w:pStyle w:val="a5"/>
        <w:ind w:left="480" w:firstLineChars="400" w:firstLine="960"/>
      </w:pPr>
      <w:r w:rsidRPr="00A55089">
        <w:t xml:space="preserve">&lt;a </w:t>
      </w:r>
      <w:proofErr w:type="spellStart"/>
      <w:r w:rsidRPr="00A55089">
        <w:t>href</w:t>
      </w:r>
      <w:proofErr w:type="spellEnd"/>
      <w:r w:rsidRPr="00A55089">
        <w:t>="https://www.ahu.edu.cn/" target="_black"&gt;&lt;</w:t>
      </w:r>
      <w:proofErr w:type="spellStart"/>
      <w:r w:rsidRPr="00A55089">
        <w:t>img</w:t>
      </w:r>
      <w:proofErr w:type="spellEnd"/>
      <w:r w:rsidRPr="00A55089">
        <w:t xml:space="preserve"> </w:t>
      </w:r>
      <w:proofErr w:type="spellStart"/>
      <w:r w:rsidRPr="00A55089">
        <w:t>src</w:t>
      </w:r>
      <w:proofErr w:type="spellEnd"/>
      <w:r w:rsidRPr="00A55089">
        <w:t>="/</w:t>
      </w:r>
      <w:proofErr w:type="spellStart"/>
      <w:r w:rsidRPr="00A55089">
        <w:t>img</w:t>
      </w:r>
      <w:proofErr w:type="spellEnd"/>
      <w:r w:rsidRPr="00A55089">
        <w:t>/AHU.png" alt="安徽大学"&gt;&lt;/a&gt;</w:t>
      </w:r>
    </w:p>
    <w:p w14:paraId="1044E1B6" w14:textId="77777777" w:rsidR="00A55089" w:rsidRPr="00A55089" w:rsidRDefault="00A55089" w:rsidP="00A55089">
      <w:pPr>
        <w:pStyle w:val="a5"/>
        <w:ind w:firstLine="480"/>
      </w:pPr>
      <w:r w:rsidRPr="00A55089">
        <w:t xml:space="preserve">    &lt;h2&gt;基于</w:t>
      </w:r>
      <w:proofErr w:type="spellStart"/>
      <w:r w:rsidRPr="00A55089">
        <w:t>Labview</w:t>
      </w:r>
      <w:proofErr w:type="spellEnd"/>
      <w:r w:rsidRPr="00A55089">
        <w:t>和单片机的&lt;</w:t>
      </w:r>
      <w:proofErr w:type="spellStart"/>
      <w:r w:rsidRPr="00A55089">
        <w:t>br</w:t>
      </w:r>
      <w:proofErr w:type="spellEnd"/>
      <w:r w:rsidRPr="00A55089">
        <w:t>&gt;温湿度监测网络平台&lt;/h2&gt;</w:t>
      </w:r>
    </w:p>
    <w:p w14:paraId="3D93AE5A" w14:textId="77777777" w:rsidR="00A55089" w:rsidRPr="00A55089" w:rsidRDefault="00A55089" w:rsidP="00A55089">
      <w:pPr>
        <w:pStyle w:val="a5"/>
        <w:ind w:firstLine="480"/>
      </w:pPr>
      <w:r w:rsidRPr="00A55089">
        <w:t xml:space="preserve">    &lt;h3 id="date"&gt;&lt;/h3&gt;</w:t>
      </w:r>
    </w:p>
    <w:p w14:paraId="6594851D" w14:textId="77777777" w:rsidR="00A55089" w:rsidRPr="00A55089" w:rsidRDefault="00A55089" w:rsidP="00A55089">
      <w:pPr>
        <w:pStyle w:val="a5"/>
        <w:ind w:firstLine="480"/>
      </w:pPr>
      <w:r w:rsidRPr="00A55089">
        <w:t xml:space="preserve">    &lt;script&gt;</w:t>
      </w:r>
    </w:p>
    <w:p w14:paraId="0DC3A23F" w14:textId="77777777" w:rsidR="00A55089" w:rsidRPr="00A55089" w:rsidRDefault="00A55089" w:rsidP="00A55089">
      <w:pPr>
        <w:pStyle w:val="a5"/>
        <w:ind w:firstLine="480"/>
      </w:pPr>
      <w:r w:rsidRPr="00A55089">
        <w:t xml:space="preserve">        </w:t>
      </w:r>
    </w:p>
    <w:p w14:paraId="25341644" w14:textId="77777777" w:rsidR="00A55089" w:rsidRPr="00A55089" w:rsidRDefault="00A55089" w:rsidP="00A55089">
      <w:pPr>
        <w:pStyle w:val="a5"/>
        <w:ind w:firstLine="480"/>
      </w:pPr>
      <w:r w:rsidRPr="00A55089">
        <w:t xml:space="preserve">    </w:t>
      </w:r>
      <w:proofErr w:type="spellStart"/>
      <w:r w:rsidRPr="00A55089">
        <w:t>setInterval</w:t>
      </w:r>
      <w:proofErr w:type="spellEnd"/>
      <w:r w:rsidRPr="00A55089">
        <w:t>(</w:t>
      </w:r>
      <w:proofErr w:type="gramStart"/>
      <w:r w:rsidRPr="00A55089">
        <w:t>function(</w:t>
      </w:r>
      <w:proofErr w:type="gramEnd"/>
      <w:r w:rsidRPr="00A55089">
        <w:t>) {</w:t>
      </w:r>
    </w:p>
    <w:p w14:paraId="5A46FE33" w14:textId="77777777" w:rsidR="00A55089" w:rsidRPr="00A55089" w:rsidRDefault="00A55089" w:rsidP="00A55089">
      <w:pPr>
        <w:pStyle w:val="a5"/>
        <w:ind w:firstLine="480"/>
      </w:pPr>
      <w:r w:rsidRPr="00A55089">
        <w:t xml:space="preserve">      var DHT=</w:t>
      </w:r>
      <w:proofErr w:type="spellStart"/>
      <w:proofErr w:type="gramStart"/>
      <w:r w:rsidRPr="00A55089">
        <w:t>GetDHT</w:t>
      </w:r>
      <w:proofErr w:type="spellEnd"/>
      <w:r w:rsidRPr="00A55089">
        <w:t>(</w:t>
      </w:r>
      <w:proofErr w:type="gramEnd"/>
      <w:r w:rsidRPr="00A55089">
        <w:t>);</w:t>
      </w:r>
    </w:p>
    <w:p w14:paraId="7092E003" w14:textId="77777777" w:rsidR="00A55089" w:rsidRPr="00A55089" w:rsidRDefault="00A55089" w:rsidP="00A55089">
      <w:pPr>
        <w:pStyle w:val="a5"/>
        <w:ind w:firstLine="480"/>
      </w:pPr>
      <w:r w:rsidRPr="00A55089">
        <w:t xml:space="preserve">      </w:t>
      </w:r>
      <w:proofErr w:type="spellStart"/>
      <w:proofErr w:type="gramStart"/>
      <w:r w:rsidRPr="00A55089">
        <w:t>document.getElementById</w:t>
      </w:r>
      <w:proofErr w:type="spellEnd"/>
      <w:proofErr w:type="gramEnd"/>
      <w:r w:rsidRPr="00A55089">
        <w:t>("DHTT").</w:t>
      </w:r>
      <w:proofErr w:type="spellStart"/>
      <w:r w:rsidRPr="00A55089">
        <w:t>innerHTML</w:t>
      </w:r>
      <w:proofErr w:type="spellEnd"/>
      <w:r w:rsidRPr="00A55089">
        <w:t>=(DHT-(DHT%100))/100;</w:t>
      </w:r>
    </w:p>
    <w:p w14:paraId="4DA8CC19" w14:textId="77777777" w:rsidR="00A55089" w:rsidRPr="00A55089" w:rsidRDefault="00A55089" w:rsidP="00A55089">
      <w:pPr>
        <w:pStyle w:val="a5"/>
        <w:ind w:firstLine="480"/>
      </w:pPr>
      <w:r w:rsidRPr="00A55089">
        <w:t xml:space="preserve">      </w:t>
      </w:r>
      <w:proofErr w:type="spellStart"/>
      <w:proofErr w:type="gramStart"/>
      <w:r w:rsidRPr="00A55089">
        <w:t>document.getElementById</w:t>
      </w:r>
      <w:proofErr w:type="spellEnd"/>
      <w:proofErr w:type="gramEnd"/>
      <w:r w:rsidRPr="00A55089">
        <w:t>("DHTH").</w:t>
      </w:r>
      <w:proofErr w:type="spellStart"/>
      <w:r w:rsidRPr="00A55089">
        <w:t>innerHTML</w:t>
      </w:r>
      <w:proofErr w:type="spellEnd"/>
      <w:r w:rsidRPr="00A55089">
        <w:t>=DHT%100;</w:t>
      </w:r>
    </w:p>
    <w:p w14:paraId="5FAAC268" w14:textId="77777777" w:rsidR="00A55089" w:rsidRPr="00A55089" w:rsidRDefault="00A55089" w:rsidP="00A55089">
      <w:pPr>
        <w:pStyle w:val="a5"/>
        <w:ind w:firstLine="480"/>
      </w:pPr>
      <w:r w:rsidRPr="00A55089">
        <w:t xml:space="preserve">    },2000);</w:t>
      </w:r>
    </w:p>
    <w:p w14:paraId="34F0FC21" w14:textId="77777777" w:rsidR="00A55089" w:rsidRPr="00A55089" w:rsidRDefault="00A55089" w:rsidP="00A55089">
      <w:pPr>
        <w:pStyle w:val="a5"/>
        <w:ind w:firstLine="480"/>
      </w:pPr>
    </w:p>
    <w:p w14:paraId="1C054A7E" w14:textId="77777777" w:rsidR="00A55089" w:rsidRPr="00A55089" w:rsidRDefault="00A55089" w:rsidP="00A55089">
      <w:pPr>
        <w:pStyle w:val="a5"/>
        <w:ind w:firstLine="480"/>
      </w:pPr>
      <w:r w:rsidRPr="00A55089">
        <w:t xml:space="preserve">    function </w:t>
      </w:r>
      <w:proofErr w:type="spellStart"/>
      <w:proofErr w:type="gramStart"/>
      <w:r w:rsidRPr="00A55089">
        <w:t>GetDHT</w:t>
      </w:r>
      <w:proofErr w:type="spellEnd"/>
      <w:r w:rsidRPr="00A55089">
        <w:t>(</w:t>
      </w:r>
      <w:proofErr w:type="gramEnd"/>
      <w:r w:rsidRPr="00A55089">
        <w:t>) {</w:t>
      </w:r>
    </w:p>
    <w:p w14:paraId="120788B6" w14:textId="77777777" w:rsidR="00A55089" w:rsidRPr="00A55089" w:rsidRDefault="00A55089" w:rsidP="00A55089">
      <w:pPr>
        <w:pStyle w:val="a5"/>
        <w:ind w:firstLine="480"/>
      </w:pPr>
      <w:r w:rsidRPr="00A55089">
        <w:t xml:space="preserve">      var </w:t>
      </w:r>
      <w:proofErr w:type="spellStart"/>
      <w:r w:rsidRPr="00A55089">
        <w:t>xhttp</w:t>
      </w:r>
      <w:proofErr w:type="spellEnd"/>
      <w:r w:rsidRPr="00A55089">
        <w:t xml:space="preserve"> = new </w:t>
      </w:r>
      <w:proofErr w:type="spellStart"/>
      <w:proofErr w:type="gramStart"/>
      <w:r w:rsidRPr="00A55089">
        <w:t>XMLHttpRequest</w:t>
      </w:r>
      <w:proofErr w:type="spellEnd"/>
      <w:r w:rsidRPr="00A55089">
        <w:t>(</w:t>
      </w:r>
      <w:proofErr w:type="gramEnd"/>
      <w:r w:rsidRPr="00A55089">
        <w:t>);</w:t>
      </w:r>
    </w:p>
    <w:p w14:paraId="461465CA" w14:textId="77777777" w:rsidR="00A55089" w:rsidRPr="00A55089" w:rsidRDefault="00A55089" w:rsidP="00A55089">
      <w:pPr>
        <w:pStyle w:val="a5"/>
        <w:ind w:firstLine="480"/>
      </w:pPr>
      <w:r w:rsidRPr="00A55089">
        <w:t xml:space="preserve">          var DHT=0;</w:t>
      </w:r>
    </w:p>
    <w:p w14:paraId="1791CEA7" w14:textId="77777777" w:rsidR="00A55089" w:rsidRPr="00A55089" w:rsidRDefault="00A55089" w:rsidP="00A55089">
      <w:pPr>
        <w:pStyle w:val="a5"/>
        <w:ind w:firstLine="480"/>
      </w:pPr>
      <w:r w:rsidRPr="00A55089">
        <w:t xml:space="preserve">      </w:t>
      </w:r>
      <w:proofErr w:type="spellStart"/>
      <w:proofErr w:type="gramStart"/>
      <w:r w:rsidRPr="00A55089">
        <w:t>xhttp.onreadystatechange</w:t>
      </w:r>
      <w:proofErr w:type="spellEnd"/>
      <w:proofErr w:type="gramEnd"/>
      <w:r w:rsidRPr="00A55089">
        <w:t xml:space="preserve"> = function() {</w:t>
      </w:r>
    </w:p>
    <w:p w14:paraId="4FB18F18" w14:textId="77777777" w:rsidR="00A55089" w:rsidRPr="00A55089" w:rsidRDefault="00A55089" w:rsidP="00A55089">
      <w:pPr>
        <w:pStyle w:val="a5"/>
        <w:ind w:firstLine="480"/>
      </w:pPr>
      <w:r w:rsidRPr="00A55089">
        <w:t xml:space="preserve">        if (</w:t>
      </w:r>
      <w:proofErr w:type="spellStart"/>
      <w:proofErr w:type="gramStart"/>
      <w:r w:rsidRPr="00A55089">
        <w:t>this.readyState</w:t>
      </w:r>
      <w:proofErr w:type="spellEnd"/>
      <w:proofErr w:type="gramEnd"/>
      <w:r w:rsidRPr="00A55089">
        <w:t xml:space="preserve"> == 4 &amp;&amp; </w:t>
      </w:r>
      <w:proofErr w:type="spellStart"/>
      <w:r w:rsidRPr="00A55089">
        <w:t>this.status</w:t>
      </w:r>
      <w:proofErr w:type="spellEnd"/>
      <w:r w:rsidRPr="00A55089">
        <w:t xml:space="preserve"> == 200) {</w:t>
      </w:r>
    </w:p>
    <w:p w14:paraId="69CB6EEC" w14:textId="77777777" w:rsidR="00A55089" w:rsidRPr="00A55089" w:rsidRDefault="00A55089" w:rsidP="00A55089">
      <w:pPr>
        <w:pStyle w:val="a5"/>
        <w:ind w:firstLine="480"/>
      </w:pPr>
      <w:r w:rsidRPr="00A55089">
        <w:t xml:space="preserve">        DHT = Number(</w:t>
      </w:r>
      <w:proofErr w:type="spellStart"/>
      <w:proofErr w:type="gramStart"/>
      <w:r w:rsidRPr="00A55089">
        <w:t>this.responseText</w:t>
      </w:r>
      <w:proofErr w:type="spellEnd"/>
      <w:proofErr w:type="gramEnd"/>
      <w:r w:rsidRPr="00A55089">
        <w:t>);</w:t>
      </w:r>
    </w:p>
    <w:p w14:paraId="3C6B4075" w14:textId="77777777" w:rsidR="00A55089" w:rsidRPr="00A55089" w:rsidRDefault="00A55089" w:rsidP="00A55089">
      <w:pPr>
        <w:pStyle w:val="a5"/>
        <w:ind w:firstLine="480"/>
      </w:pPr>
      <w:r w:rsidRPr="00A55089">
        <w:t xml:space="preserve">        </w:t>
      </w:r>
      <w:proofErr w:type="gramStart"/>
      <w:r w:rsidRPr="00A55089">
        <w:t>console.log(</w:t>
      </w:r>
      <w:proofErr w:type="gramEnd"/>
      <w:r w:rsidRPr="00A55089">
        <w:t>DHT);</w:t>
      </w:r>
    </w:p>
    <w:p w14:paraId="7994917B" w14:textId="77777777" w:rsidR="00A55089" w:rsidRPr="00A55089" w:rsidRDefault="00A55089" w:rsidP="00A55089">
      <w:pPr>
        <w:pStyle w:val="a5"/>
        <w:ind w:firstLine="480"/>
      </w:pPr>
      <w:r w:rsidRPr="00A55089">
        <w:t xml:space="preserve">        }</w:t>
      </w:r>
    </w:p>
    <w:p w14:paraId="539E18BD" w14:textId="77777777" w:rsidR="00A55089" w:rsidRPr="00A55089" w:rsidRDefault="00A55089" w:rsidP="00A55089">
      <w:pPr>
        <w:pStyle w:val="a5"/>
        <w:ind w:firstLine="480"/>
      </w:pPr>
      <w:r w:rsidRPr="00A55089">
        <w:t xml:space="preserve">      };</w:t>
      </w:r>
    </w:p>
    <w:p w14:paraId="7327EAA4" w14:textId="77777777" w:rsidR="00A55089" w:rsidRPr="00A55089" w:rsidRDefault="00A55089" w:rsidP="00A55089">
      <w:pPr>
        <w:pStyle w:val="a5"/>
        <w:ind w:firstLine="480"/>
      </w:pPr>
      <w:r w:rsidRPr="00A55089">
        <w:t xml:space="preserve">      </w:t>
      </w:r>
      <w:proofErr w:type="spellStart"/>
      <w:proofErr w:type="gramStart"/>
      <w:r w:rsidRPr="00A55089">
        <w:t>xhttp.open</w:t>
      </w:r>
      <w:proofErr w:type="spellEnd"/>
      <w:proofErr w:type="gramEnd"/>
      <w:r w:rsidRPr="00A55089">
        <w:t>("GET", "/</w:t>
      </w:r>
      <w:proofErr w:type="spellStart"/>
      <w:r w:rsidRPr="00A55089">
        <w:t>getDHT</w:t>
      </w:r>
      <w:proofErr w:type="spellEnd"/>
      <w:r w:rsidRPr="00A55089">
        <w:t>", false);</w:t>
      </w:r>
    </w:p>
    <w:p w14:paraId="5D618991" w14:textId="77777777" w:rsidR="00A55089" w:rsidRPr="00A55089" w:rsidRDefault="00A55089" w:rsidP="00A55089">
      <w:pPr>
        <w:pStyle w:val="a5"/>
        <w:ind w:firstLine="480"/>
      </w:pPr>
      <w:r w:rsidRPr="00A55089">
        <w:t xml:space="preserve">      </w:t>
      </w:r>
      <w:proofErr w:type="spellStart"/>
      <w:proofErr w:type="gramStart"/>
      <w:r w:rsidRPr="00A55089">
        <w:t>xhttp.send</w:t>
      </w:r>
      <w:proofErr w:type="spellEnd"/>
      <w:proofErr w:type="gramEnd"/>
      <w:r w:rsidRPr="00A55089">
        <w:t>();</w:t>
      </w:r>
    </w:p>
    <w:p w14:paraId="01E7606A" w14:textId="77777777" w:rsidR="00A55089" w:rsidRPr="00A55089" w:rsidRDefault="00A55089" w:rsidP="00A55089">
      <w:pPr>
        <w:pStyle w:val="a5"/>
        <w:ind w:firstLine="480"/>
      </w:pPr>
      <w:r w:rsidRPr="00A55089">
        <w:lastRenderedPageBreak/>
        <w:t xml:space="preserve">      return DHT;</w:t>
      </w:r>
    </w:p>
    <w:p w14:paraId="246A62BB" w14:textId="77777777" w:rsidR="00A55089" w:rsidRPr="00A55089" w:rsidRDefault="00A55089" w:rsidP="00A55089">
      <w:pPr>
        <w:pStyle w:val="a5"/>
        <w:ind w:firstLine="480"/>
      </w:pPr>
      <w:r w:rsidRPr="00A55089">
        <w:t xml:space="preserve">    }</w:t>
      </w:r>
    </w:p>
    <w:p w14:paraId="205A5776" w14:textId="77777777" w:rsidR="00A55089" w:rsidRPr="00A55089" w:rsidRDefault="00A55089" w:rsidP="00A55089">
      <w:pPr>
        <w:pStyle w:val="a5"/>
        <w:ind w:firstLine="480"/>
      </w:pPr>
      <w:r w:rsidRPr="00A55089">
        <w:t xml:space="preserve">    &lt;/script&gt;</w:t>
      </w:r>
    </w:p>
    <w:p w14:paraId="44DA04D6" w14:textId="77777777" w:rsidR="00A55089" w:rsidRPr="00A55089" w:rsidRDefault="00A55089" w:rsidP="00A55089">
      <w:pPr>
        <w:pStyle w:val="a5"/>
        <w:ind w:firstLine="480"/>
      </w:pPr>
      <w:r w:rsidRPr="00A55089">
        <w:t xml:space="preserve">    &lt;table border="2" &gt;</w:t>
      </w:r>
    </w:p>
    <w:p w14:paraId="7AF85DB4" w14:textId="6ADC25AB" w:rsidR="00A55089" w:rsidRPr="00A55089" w:rsidRDefault="00A55089" w:rsidP="000F39F6">
      <w:pPr>
        <w:pStyle w:val="a5"/>
        <w:ind w:left="480" w:firstLineChars="0" w:firstLine="0"/>
      </w:pPr>
      <w:r w:rsidRPr="00A55089">
        <w:t xml:space="preserve">        &lt;caption&gt;安徽大学集成光电器件工程训练&lt;</w:t>
      </w:r>
      <w:proofErr w:type="spellStart"/>
      <w:r w:rsidRPr="00A55089">
        <w:t>br</w:t>
      </w:r>
      <w:proofErr w:type="spellEnd"/>
      <w:r w:rsidRPr="00A55089">
        <w:t>&gt;指导教师：李劲松&lt;</w:t>
      </w:r>
      <w:proofErr w:type="spellStart"/>
      <w:r w:rsidRPr="00A55089">
        <w:t>br</w:t>
      </w:r>
      <w:proofErr w:type="spellEnd"/>
      <w:r w:rsidRPr="00A55089">
        <w:t>&gt;学</w:t>
      </w:r>
      <w:r w:rsidR="00267CDB">
        <w:rPr>
          <w:rFonts w:hint="eastAsia"/>
        </w:rPr>
        <w:t>号</w:t>
      </w:r>
      <w:r w:rsidRPr="00A55089">
        <w:t>：</w:t>
      </w:r>
      <w:r w:rsidR="00267CDB">
        <w:rPr>
          <w:rFonts w:hint="eastAsia"/>
        </w:rPr>
        <w:t>B</w:t>
      </w:r>
      <w:r w:rsidR="00267CDB">
        <w:t>01914005&lt;</w:t>
      </w:r>
      <w:proofErr w:type="spellStart"/>
      <w:r w:rsidR="00267CDB">
        <w:t>br</w:t>
      </w:r>
      <w:proofErr w:type="spellEnd"/>
      <w:r w:rsidR="00267CDB">
        <w:t>&gt;</w:t>
      </w:r>
      <w:r w:rsidR="00267CDB">
        <w:rPr>
          <w:rFonts w:hint="eastAsia"/>
        </w:rPr>
        <w:t>姓名：苏柯宁</w:t>
      </w:r>
      <w:r w:rsidRPr="00A55089">
        <w:t>&lt;/caption&gt;</w:t>
      </w:r>
    </w:p>
    <w:p w14:paraId="252FCC09" w14:textId="77777777" w:rsidR="00A55089" w:rsidRPr="00A55089" w:rsidRDefault="00A55089" w:rsidP="00A55089">
      <w:pPr>
        <w:pStyle w:val="a5"/>
        <w:ind w:firstLine="480"/>
      </w:pPr>
      <w:r w:rsidRPr="00A55089">
        <w:t xml:space="preserve">        &lt;tr&gt;</w:t>
      </w:r>
    </w:p>
    <w:p w14:paraId="35B342AC" w14:textId="77777777" w:rsidR="00A55089" w:rsidRPr="00A55089" w:rsidRDefault="00A55089" w:rsidP="00A55089">
      <w:pPr>
        <w:pStyle w:val="a5"/>
        <w:ind w:firstLine="480"/>
      </w:pPr>
      <w:r w:rsidRPr="00A55089">
        <w:t xml:space="preserve">            &lt;td&gt;时间&lt;/td&gt;</w:t>
      </w:r>
    </w:p>
    <w:p w14:paraId="39118C50" w14:textId="77777777" w:rsidR="00A55089" w:rsidRPr="00A55089" w:rsidRDefault="00A55089" w:rsidP="00A55089">
      <w:pPr>
        <w:pStyle w:val="a5"/>
        <w:ind w:firstLine="480"/>
      </w:pPr>
      <w:r w:rsidRPr="00A55089">
        <w:t xml:space="preserve">            &lt;td&gt;</w:t>
      </w:r>
    </w:p>
    <w:p w14:paraId="7140AC01" w14:textId="77777777" w:rsidR="00A55089" w:rsidRPr="00A55089" w:rsidRDefault="00A55089" w:rsidP="00A55089">
      <w:pPr>
        <w:pStyle w:val="a5"/>
        <w:ind w:firstLine="480"/>
      </w:pPr>
      <w:r w:rsidRPr="00A55089">
        <w:t xml:space="preserve">                &lt;span id="msg"&gt;&lt;/span&gt;</w:t>
      </w:r>
    </w:p>
    <w:p w14:paraId="5913A57D" w14:textId="77777777" w:rsidR="00A55089" w:rsidRPr="00A55089" w:rsidRDefault="00A55089" w:rsidP="00A55089">
      <w:pPr>
        <w:pStyle w:val="a5"/>
        <w:ind w:firstLine="480"/>
      </w:pPr>
      <w:r w:rsidRPr="00A55089">
        <w:t xml:space="preserve">            &lt;/td&gt;</w:t>
      </w:r>
    </w:p>
    <w:p w14:paraId="61C08174" w14:textId="77777777" w:rsidR="00A55089" w:rsidRPr="00A55089" w:rsidRDefault="00A55089" w:rsidP="00A55089">
      <w:pPr>
        <w:pStyle w:val="a5"/>
        <w:ind w:firstLine="480"/>
      </w:pPr>
      <w:r w:rsidRPr="00A55089">
        <w:t xml:space="preserve">        &lt;/tr&gt;</w:t>
      </w:r>
    </w:p>
    <w:p w14:paraId="31331F33" w14:textId="77777777" w:rsidR="00A55089" w:rsidRPr="00A55089" w:rsidRDefault="00A55089" w:rsidP="00A55089">
      <w:pPr>
        <w:pStyle w:val="a5"/>
        <w:ind w:firstLine="480"/>
      </w:pPr>
      <w:r w:rsidRPr="00A55089">
        <w:t xml:space="preserve">        &lt;tr&gt;</w:t>
      </w:r>
    </w:p>
    <w:p w14:paraId="1140BC20" w14:textId="77777777" w:rsidR="00A55089" w:rsidRPr="00A55089" w:rsidRDefault="00A55089" w:rsidP="00A55089">
      <w:pPr>
        <w:pStyle w:val="a5"/>
        <w:ind w:firstLine="480"/>
      </w:pPr>
      <w:r w:rsidRPr="00A55089">
        <w:t xml:space="preserve">            &lt;td&gt;温度/^C&lt;/td&gt;</w:t>
      </w:r>
    </w:p>
    <w:p w14:paraId="7B7DCDDF" w14:textId="77777777" w:rsidR="00A55089" w:rsidRPr="00A55089" w:rsidRDefault="00A55089" w:rsidP="00A55089">
      <w:pPr>
        <w:pStyle w:val="a5"/>
        <w:ind w:firstLine="480"/>
      </w:pPr>
      <w:r w:rsidRPr="00A55089">
        <w:t xml:space="preserve">            &lt;td id="DHTT"&gt;temperature&lt;/td&gt;</w:t>
      </w:r>
    </w:p>
    <w:p w14:paraId="244FD156" w14:textId="77777777" w:rsidR="00A55089" w:rsidRPr="00A55089" w:rsidRDefault="00A55089" w:rsidP="00A55089">
      <w:pPr>
        <w:pStyle w:val="a5"/>
        <w:ind w:firstLine="480"/>
      </w:pPr>
      <w:r w:rsidRPr="00A55089">
        <w:t xml:space="preserve">        &lt;/tr&gt;</w:t>
      </w:r>
    </w:p>
    <w:p w14:paraId="251E8452" w14:textId="77777777" w:rsidR="00A55089" w:rsidRPr="00A55089" w:rsidRDefault="00A55089" w:rsidP="00A55089">
      <w:pPr>
        <w:pStyle w:val="a5"/>
        <w:ind w:firstLine="480"/>
      </w:pPr>
      <w:r w:rsidRPr="00A55089">
        <w:t xml:space="preserve">        &lt;tr&gt;</w:t>
      </w:r>
    </w:p>
    <w:p w14:paraId="1EC6FA7C" w14:textId="77777777" w:rsidR="00A55089" w:rsidRPr="00A55089" w:rsidRDefault="00A55089" w:rsidP="00A55089">
      <w:pPr>
        <w:pStyle w:val="a5"/>
        <w:ind w:firstLine="480"/>
      </w:pPr>
      <w:r w:rsidRPr="00A55089">
        <w:t xml:space="preserve">            &lt;td&gt;湿度/%&lt;/td&gt;</w:t>
      </w:r>
    </w:p>
    <w:p w14:paraId="52841F78" w14:textId="77777777" w:rsidR="00A55089" w:rsidRPr="00A55089" w:rsidRDefault="00A55089" w:rsidP="00A55089">
      <w:pPr>
        <w:pStyle w:val="a5"/>
        <w:ind w:firstLine="480"/>
      </w:pPr>
      <w:r w:rsidRPr="00A55089">
        <w:t xml:space="preserve">            &lt;td id="DHTH"&gt; </w:t>
      </w:r>
      <w:proofErr w:type="spellStart"/>
      <w:r w:rsidRPr="00A55089">
        <w:t>humidty</w:t>
      </w:r>
      <w:proofErr w:type="spellEnd"/>
      <w:r w:rsidRPr="00A55089">
        <w:t>&lt;/td&gt;</w:t>
      </w:r>
    </w:p>
    <w:p w14:paraId="31B80FD1" w14:textId="77777777" w:rsidR="00A55089" w:rsidRPr="00A55089" w:rsidRDefault="00A55089" w:rsidP="00A55089">
      <w:pPr>
        <w:pStyle w:val="a5"/>
        <w:ind w:firstLine="480"/>
      </w:pPr>
      <w:r w:rsidRPr="00A55089">
        <w:t xml:space="preserve">        &lt;/tr&gt;</w:t>
      </w:r>
    </w:p>
    <w:p w14:paraId="7D439ADD" w14:textId="77777777" w:rsidR="00A55089" w:rsidRPr="00A55089" w:rsidRDefault="00A55089" w:rsidP="00A55089">
      <w:pPr>
        <w:pStyle w:val="a5"/>
        <w:ind w:firstLine="480"/>
      </w:pPr>
      <w:r w:rsidRPr="00A55089">
        <w:t xml:space="preserve">    &lt;/table&gt;</w:t>
      </w:r>
    </w:p>
    <w:p w14:paraId="25991D9A" w14:textId="77777777" w:rsidR="00A55089" w:rsidRPr="00A55089" w:rsidRDefault="00A55089" w:rsidP="00A55089">
      <w:pPr>
        <w:pStyle w:val="a5"/>
        <w:ind w:firstLine="480"/>
      </w:pPr>
      <w:r w:rsidRPr="00A55089">
        <w:tab/>
        <w:t>&lt;/center&gt;</w:t>
      </w:r>
    </w:p>
    <w:p w14:paraId="7E116699" w14:textId="77777777" w:rsidR="00A55089" w:rsidRPr="00A55089" w:rsidRDefault="00A55089" w:rsidP="00A55089">
      <w:pPr>
        <w:pStyle w:val="a5"/>
        <w:ind w:firstLine="480"/>
      </w:pPr>
      <w:r w:rsidRPr="00A55089">
        <w:t>&lt;/body&gt;</w:t>
      </w:r>
    </w:p>
    <w:p w14:paraId="22A790E6" w14:textId="7C99EA9F" w:rsidR="00A55089" w:rsidRPr="00A55089" w:rsidRDefault="00A55089" w:rsidP="00A55089">
      <w:pPr>
        <w:pStyle w:val="a5"/>
        <w:ind w:firstLine="480"/>
      </w:pPr>
      <w:r w:rsidRPr="00A55089">
        <w:t>&lt;/html&gt;</w:t>
      </w:r>
    </w:p>
    <w:p w14:paraId="5FC3C7AC" w14:textId="19863B7D" w:rsidR="00E55462" w:rsidRDefault="00E55462" w:rsidP="00425E60">
      <w:pPr>
        <w:pStyle w:val="a5"/>
        <w:ind w:firstLine="480"/>
        <w:rPr>
          <w:rFonts w:ascii="黑体" w:eastAsia="黑体" w:hAnsi="黑体"/>
        </w:rPr>
      </w:pPr>
      <w:r w:rsidRPr="00A55089">
        <w:rPr>
          <w:rFonts w:ascii="黑体" w:eastAsia="黑体" w:hAnsi="黑体" w:hint="eastAsia"/>
        </w:rPr>
        <w:t>8</w:t>
      </w:r>
      <w:r w:rsidRPr="00A55089">
        <w:rPr>
          <w:rFonts w:ascii="黑体" w:eastAsia="黑体" w:hAnsi="黑体"/>
        </w:rPr>
        <w:t xml:space="preserve">.2.2 CSS </w:t>
      </w:r>
      <w:r w:rsidRPr="00A55089">
        <w:rPr>
          <w:rFonts w:ascii="黑体" w:eastAsia="黑体" w:hAnsi="黑体" w:hint="eastAsia"/>
        </w:rPr>
        <w:t>外置样式表</w:t>
      </w:r>
      <w:r w:rsidR="00A04C98">
        <w:rPr>
          <w:rFonts w:ascii="黑体" w:eastAsia="黑体" w:hAnsi="黑体" w:hint="eastAsia"/>
        </w:rPr>
        <w:t>代码</w:t>
      </w:r>
    </w:p>
    <w:p w14:paraId="0253FEF8" w14:textId="77777777" w:rsidR="00BF6804" w:rsidRPr="00BF6804" w:rsidRDefault="00BF6804" w:rsidP="00BF6804">
      <w:pPr>
        <w:pStyle w:val="a5"/>
        <w:ind w:firstLine="480"/>
      </w:pPr>
      <w:r w:rsidRPr="00BF6804">
        <w:t>body {</w:t>
      </w:r>
    </w:p>
    <w:p w14:paraId="6B691807" w14:textId="77777777" w:rsidR="00BF6804" w:rsidRPr="00BF6804" w:rsidRDefault="00BF6804" w:rsidP="00BF6804">
      <w:pPr>
        <w:pStyle w:val="a5"/>
        <w:ind w:firstLine="480"/>
      </w:pPr>
      <w:r w:rsidRPr="00BF6804">
        <w:t xml:space="preserve">    font-family: sans-serif;</w:t>
      </w:r>
    </w:p>
    <w:p w14:paraId="39CBBDA1" w14:textId="77777777" w:rsidR="00BF6804" w:rsidRPr="00BF6804" w:rsidRDefault="00BF6804" w:rsidP="00BF6804">
      <w:pPr>
        <w:pStyle w:val="a5"/>
        <w:ind w:firstLine="480"/>
      </w:pPr>
      <w:r w:rsidRPr="00BF6804">
        <w:t xml:space="preserve">    color: #444;</w:t>
      </w:r>
    </w:p>
    <w:p w14:paraId="43E81665" w14:textId="7E7DD717" w:rsidR="00BF6804" w:rsidRPr="00BF6804" w:rsidRDefault="00BF6804" w:rsidP="00BF6804">
      <w:pPr>
        <w:pStyle w:val="a5"/>
        <w:ind w:firstLine="480"/>
      </w:pPr>
      <w:r w:rsidRPr="00BF6804">
        <w:t>}</w:t>
      </w:r>
    </w:p>
    <w:p w14:paraId="2A0445F4" w14:textId="77777777" w:rsidR="00BF6804" w:rsidRPr="00BF6804" w:rsidRDefault="00BF6804" w:rsidP="00BF6804">
      <w:pPr>
        <w:pStyle w:val="a5"/>
        <w:ind w:firstLine="480"/>
      </w:pPr>
      <w:proofErr w:type="gramStart"/>
      <w:r w:rsidRPr="00BF6804">
        <w:t>table{</w:t>
      </w:r>
      <w:proofErr w:type="gramEnd"/>
    </w:p>
    <w:p w14:paraId="00FC6E12" w14:textId="77777777" w:rsidR="00BF6804" w:rsidRPr="00BF6804" w:rsidRDefault="00BF6804" w:rsidP="00BF6804">
      <w:pPr>
        <w:pStyle w:val="a5"/>
        <w:ind w:firstLine="480"/>
      </w:pPr>
      <w:r w:rsidRPr="00BF6804">
        <w:t xml:space="preserve">    border-collapse: collapse;</w:t>
      </w:r>
    </w:p>
    <w:p w14:paraId="6F176681" w14:textId="77777777" w:rsidR="00BF6804" w:rsidRPr="00BF6804" w:rsidRDefault="00BF6804" w:rsidP="00BF6804">
      <w:pPr>
        <w:pStyle w:val="a5"/>
        <w:ind w:firstLine="480"/>
      </w:pPr>
      <w:r w:rsidRPr="00BF6804">
        <w:t xml:space="preserve">    width: 75%;</w:t>
      </w:r>
    </w:p>
    <w:p w14:paraId="5798B43F" w14:textId="02A1B7ED" w:rsidR="00BF6804" w:rsidRPr="00BF6804" w:rsidRDefault="00BF6804" w:rsidP="00BF6804">
      <w:pPr>
        <w:pStyle w:val="a5"/>
        <w:ind w:firstLine="480"/>
      </w:pPr>
      <w:r w:rsidRPr="00BF6804">
        <w:t>}</w:t>
      </w:r>
    </w:p>
    <w:p w14:paraId="1847B03A" w14:textId="77777777" w:rsidR="00BF6804" w:rsidRPr="00BF6804" w:rsidRDefault="00BF6804" w:rsidP="00BF6804">
      <w:pPr>
        <w:pStyle w:val="a5"/>
        <w:ind w:firstLine="480"/>
      </w:pPr>
      <w:r w:rsidRPr="00BF6804">
        <w:t xml:space="preserve">table, td, </w:t>
      </w:r>
      <w:proofErr w:type="spellStart"/>
      <w:r w:rsidRPr="00BF6804">
        <w:t>th</w:t>
      </w:r>
      <w:proofErr w:type="spellEnd"/>
      <w:r w:rsidRPr="00BF6804">
        <w:t xml:space="preserve"> {</w:t>
      </w:r>
    </w:p>
    <w:p w14:paraId="114064A9" w14:textId="77777777" w:rsidR="00BF6804" w:rsidRPr="00BF6804" w:rsidRDefault="00BF6804" w:rsidP="00BF6804">
      <w:pPr>
        <w:pStyle w:val="a5"/>
        <w:ind w:firstLine="480"/>
      </w:pPr>
      <w:r w:rsidRPr="00BF6804">
        <w:t xml:space="preserve">    </w:t>
      </w:r>
      <w:proofErr w:type="spellStart"/>
      <w:r w:rsidRPr="00BF6804">
        <w:t>boder</w:t>
      </w:r>
      <w:proofErr w:type="spellEnd"/>
      <w:r w:rsidRPr="00BF6804">
        <w:t xml:space="preserve">:  5PX </w:t>
      </w:r>
      <w:proofErr w:type="spellStart"/>
      <w:r w:rsidRPr="00BF6804">
        <w:t>soild</w:t>
      </w:r>
      <w:proofErr w:type="spellEnd"/>
      <w:r w:rsidRPr="00BF6804">
        <w:t xml:space="preserve"> black;</w:t>
      </w:r>
    </w:p>
    <w:p w14:paraId="6E6254B9" w14:textId="77777777" w:rsidR="00BF6804" w:rsidRPr="00BF6804" w:rsidRDefault="00BF6804" w:rsidP="00BF6804">
      <w:pPr>
        <w:pStyle w:val="a5"/>
        <w:ind w:firstLine="480"/>
      </w:pPr>
      <w:r w:rsidRPr="00BF6804">
        <w:t xml:space="preserve">    font-size: 175%;</w:t>
      </w:r>
    </w:p>
    <w:p w14:paraId="4D59394A" w14:textId="77777777" w:rsidR="00BF6804" w:rsidRPr="00BF6804" w:rsidRDefault="00BF6804" w:rsidP="00BF6804">
      <w:pPr>
        <w:pStyle w:val="a5"/>
        <w:ind w:firstLine="480"/>
      </w:pPr>
      <w:r w:rsidRPr="00BF6804">
        <w:t xml:space="preserve">    text-align: center;</w:t>
      </w:r>
    </w:p>
    <w:p w14:paraId="20728955" w14:textId="1119A05E" w:rsidR="00BF6804" w:rsidRPr="00BF6804" w:rsidRDefault="00BF6804" w:rsidP="00BF6804">
      <w:pPr>
        <w:pStyle w:val="a5"/>
        <w:ind w:firstLine="480"/>
      </w:pPr>
      <w:r w:rsidRPr="00BF6804">
        <w:t>}</w:t>
      </w:r>
    </w:p>
    <w:p w14:paraId="650B3BA6" w14:textId="77777777" w:rsidR="00BF6804" w:rsidRPr="00BF6804" w:rsidRDefault="00BF6804" w:rsidP="00BF6804">
      <w:pPr>
        <w:pStyle w:val="a5"/>
        <w:ind w:firstLine="480"/>
      </w:pPr>
      <w:proofErr w:type="gramStart"/>
      <w:r w:rsidRPr="00BF6804">
        <w:t>td{</w:t>
      </w:r>
      <w:proofErr w:type="gramEnd"/>
    </w:p>
    <w:p w14:paraId="7AFC2ADD" w14:textId="77777777" w:rsidR="00BF6804" w:rsidRPr="00BF6804" w:rsidRDefault="00BF6804" w:rsidP="00BF6804">
      <w:pPr>
        <w:pStyle w:val="a5"/>
        <w:ind w:firstLine="480"/>
      </w:pPr>
      <w:r w:rsidRPr="00BF6804">
        <w:t xml:space="preserve">    height: 10%;</w:t>
      </w:r>
    </w:p>
    <w:p w14:paraId="641FAF7C" w14:textId="1F2A0281" w:rsidR="00BF6804" w:rsidRPr="00BF6804" w:rsidRDefault="00BF6804" w:rsidP="00BF6804">
      <w:pPr>
        <w:pStyle w:val="a5"/>
        <w:ind w:firstLine="480"/>
      </w:pPr>
      <w:r w:rsidRPr="00BF6804">
        <w:t>}</w:t>
      </w:r>
    </w:p>
    <w:p w14:paraId="2E9C05DC" w14:textId="77777777" w:rsidR="00BF6804" w:rsidRPr="00BF6804" w:rsidRDefault="00BF6804" w:rsidP="00BF6804">
      <w:pPr>
        <w:pStyle w:val="a5"/>
        <w:ind w:firstLine="480"/>
      </w:pPr>
      <w:r w:rsidRPr="00BF6804">
        <w:t>caption {</w:t>
      </w:r>
    </w:p>
    <w:p w14:paraId="32998C49" w14:textId="77777777" w:rsidR="00BF6804" w:rsidRPr="00BF6804" w:rsidRDefault="00BF6804" w:rsidP="00BF6804">
      <w:pPr>
        <w:pStyle w:val="a5"/>
        <w:ind w:firstLine="480"/>
      </w:pPr>
      <w:r w:rsidRPr="00BF6804">
        <w:t xml:space="preserve">    caption-side: bottom;</w:t>
      </w:r>
    </w:p>
    <w:p w14:paraId="47A78B4F" w14:textId="77777777" w:rsidR="00BF6804" w:rsidRPr="00BF6804" w:rsidRDefault="00BF6804" w:rsidP="00BF6804">
      <w:pPr>
        <w:pStyle w:val="a5"/>
        <w:ind w:firstLine="480"/>
      </w:pPr>
      <w:r w:rsidRPr="00BF6804">
        <w:t xml:space="preserve">    text-align: right;</w:t>
      </w:r>
    </w:p>
    <w:p w14:paraId="019837C9" w14:textId="77777777" w:rsidR="00BF6804" w:rsidRPr="00BF6804" w:rsidRDefault="00BF6804" w:rsidP="00BF6804">
      <w:pPr>
        <w:pStyle w:val="a5"/>
        <w:ind w:firstLine="480"/>
      </w:pPr>
      <w:r w:rsidRPr="00BF6804">
        <w:t xml:space="preserve">    font-size: 100%;</w:t>
      </w:r>
    </w:p>
    <w:p w14:paraId="7DA24232" w14:textId="29AEDCDE" w:rsidR="00BF6804" w:rsidRPr="00BF6804" w:rsidRDefault="00BF6804" w:rsidP="00BF6804">
      <w:pPr>
        <w:pStyle w:val="a5"/>
        <w:ind w:firstLine="480"/>
      </w:pPr>
      <w:r w:rsidRPr="00BF6804">
        <w:lastRenderedPageBreak/>
        <w:t>}</w:t>
      </w:r>
    </w:p>
    <w:p w14:paraId="54D27B10" w14:textId="77777777" w:rsidR="00BF6804" w:rsidRPr="00BF6804" w:rsidRDefault="00BF6804" w:rsidP="00BF6804">
      <w:pPr>
        <w:pStyle w:val="a5"/>
        <w:ind w:firstLine="480"/>
      </w:pPr>
      <w:r w:rsidRPr="00BF6804">
        <w:t xml:space="preserve">h3, h2, </w:t>
      </w:r>
      <w:proofErr w:type="gramStart"/>
      <w:r w:rsidRPr="00BF6804">
        <w:t>a{</w:t>
      </w:r>
      <w:proofErr w:type="gramEnd"/>
    </w:p>
    <w:p w14:paraId="29C7FB3E" w14:textId="77777777" w:rsidR="00BF6804" w:rsidRPr="00BF6804" w:rsidRDefault="00BF6804" w:rsidP="00BF6804">
      <w:pPr>
        <w:pStyle w:val="a5"/>
        <w:ind w:firstLine="480"/>
      </w:pPr>
      <w:r w:rsidRPr="00BF6804">
        <w:t xml:space="preserve"> font-size: 200%;</w:t>
      </w:r>
    </w:p>
    <w:p w14:paraId="6ECEB6A0" w14:textId="345BE77F" w:rsidR="00BF6804" w:rsidRPr="00BF6804" w:rsidRDefault="00BF6804" w:rsidP="00BF6804">
      <w:pPr>
        <w:pStyle w:val="a5"/>
        <w:ind w:firstLine="480"/>
      </w:pPr>
      <w:r w:rsidRPr="00BF6804">
        <w:t>}</w:t>
      </w:r>
    </w:p>
    <w:p w14:paraId="0B40FF01" w14:textId="77777777" w:rsidR="00BF6804" w:rsidRPr="00BF6804" w:rsidRDefault="00BF6804" w:rsidP="00BF6804">
      <w:pPr>
        <w:pStyle w:val="a5"/>
        <w:ind w:firstLine="480"/>
      </w:pPr>
      <w:proofErr w:type="gramStart"/>
      <w:r w:rsidRPr="00BF6804">
        <w:t>center{</w:t>
      </w:r>
      <w:proofErr w:type="gramEnd"/>
    </w:p>
    <w:p w14:paraId="57838BF9" w14:textId="77777777" w:rsidR="00BF6804" w:rsidRPr="00BF6804" w:rsidRDefault="00BF6804" w:rsidP="00BF6804">
      <w:pPr>
        <w:pStyle w:val="a5"/>
        <w:ind w:firstLine="480"/>
      </w:pPr>
      <w:r w:rsidRPr="00BF6804">
        <w:t xml:space="preserve"> margin-top: auto;</w:t>
      </w:r>
    </w:p>
    <w:p w14:paraId="6C9DBBA7" w14:textId="77777777" w:rsidR="00BF6804" w:rsidRPr="00BF6804" w:rsidRDefault="00BF6804" w:rsidP="00BF6804">
      <w:pPr>
        <w:pStyle w:val="a5"/>
        <w:ind w:firstLine="480"/>
      </w:pPr>
      <w:r w:rsidRPr="00BF6804">
        <w:t xml:space="preserve"> margin-bottom: auto;</w:t>
      </w:r>
    </w:p>
    <w:p w14:paraId="5BE4D4DB" w14:textId="7A34DA98" w:rsidR="00A55089" w:rsidRPr="00BF6804" w:rsidRDefault="00BF6804" w:rsidP="00BF6804">
      <w:pPr>
        <w:pStyle w:val="a5"/>
        <w:ind w:firstLine="480"/>
      </w:pPr>
      <w:r w:rsidRPr="00BF6804">
        <w:t>}</w:t>
      </w:r>
    </w:p>
    <w:p w14:paraId="687862FD" w14:textId="074E2594" w:rsidR="00E55462" w:rsidRPr="00D028C7" w:rsidRDefault="00E55462" w:rsidP="00D028C7">
      <w:pPr>
        <w:pStyle w:val="ae"/>
        <w:outlineLvl w:val="2"/>
        <w:rPr>
          <w:rFonts w:ascii="黑体" w:hAnsi="黑体"/>
        </w:rPr>
      </w:pPr>
      <w:bookmarkStart w:id="198" w:name="_Toc117506432"/>
      <w:r w:rsidRPr="00D028C7">
        <w:rPr>
          <w:rFonts w:ascii="黑体" w:hAnsi="黑体" w:hint="eastAsia"/>
        </w:rPr>
        <w:t>8</w:t>
      </w:r>
      <w:r w:rsidRPr="00D028C7">
        <w:rPr>
          <w:rFonts w:ascii="黑体" w:hAnsi="黑体"/>
        </w:rPr>
        <w:t>.2.3 J</w:t>
      </w:r>
      <w:r w:rsidRPr="00D028C7">
        <w:rPr>
          <w:rFonts w:ascii="黑体" w:hAnsi="黑体" w:hint="eastAsia"/>
        </w:rPr>
        <w:t>ava</w:t>
      </w:r>
      <w:r w:rsidRPr="00D028C7">
        <w:rPr>
          <w:rFonts w:ascii="黑体" w:hAnsi="黑体"/>
        </w:rPr>
        <w:t xml:space="preserve">Script </w:t>
      </w:r>
      <w:r w:rsidR="00A04C98">
        <w:rPr>
          <w:rFonts w:ascii="黑体" w:hAnsi="黑体" w:hint="eastAsia"/>
        </w:rPr>
        <w:t>代码</w:t>
      </w:r>
      <w:bookmarkEnd w:id="198"/>
    </w:p>
    <w:p w14:paraId="56F034C7" w14:textId="77777777" w:rsidR="00186121" w:rsidRPr="00186121" w:rsidRDefault="00186121" w:rsidP="00186121">
      <w:pPr>
        <w:pStyle w:val="a5"/>
        <w:ind w:firstLine="480"/>
      </w:pPr>
      <w:r w:rsidRPr="00186121">
        <w:t xml:space="preserve">function </w:t>
      </w:r>
      <w:proofErr w:type="spellStart"/>
      <w:proofErr w:type="gramStart"/>
      <w:r w:rsidRPr="00186121">
        <w:t>showDateTime</w:t>
      </w:r>
      <w:proofErr w:type="spellEnd"/>
      <w:r w:rsidRPr="00186121">
        <w:t>(</w:t>
      </w:r>
      <w:proofErr w:type="gramEnd"/>
      <w:r w:rsidRPr="00186121">
        <w:t>){</w:t>
      </w:r>
    </w:p>
    <w:p w14:paraId="58259F44" w14:textId="1F1D509E" w:rsidR="00186121" w:rsidRPr="00186121" w:rsidRDefault="00186121" w:rsidP="00186121">
      <w:pPr>
        <w:pStyle w:val="a5"/>
        <w:ind w:firstLine="480"/>
      </w:pPr>
      <w:r w:rsidRPr="00186121">
        <w:t xml:space="preserve">    var </w:t>
      </w:r>
      <w:proofErr w:type="spellStart"/>
      <w:r w:rsidRPr="00186121">
        <w:t>sWeek</w:t>
      </w:r>
      <w:proofErr w:type="spellEnd"/>
      <w:r w:rsidRPr="00186121">
        <w:t>=new Array("日","</w:t>
      </w:r>
      <w:proofErr w:type="gramStart"/>
      <w:r w:rsidRPr="00186121">
        <w:t>一</w:t>
      </w:r>
      <w:proofErr w:type="gramEnd"/>
      <w:r w:rsidRPr="00186121">
        <w:t xml:space="preserve">","二","三","四","五","六"); </w:t>
      </w:r>
    </w:p>
    <w:p w14:paraId="365BDFE7" w14:textId="42AA7FA3" w:rsidR="00186121" w:rsidRPr="00186121" w:rsidRDefault="00186121" w:rsidP="00186121">
      <w:pPr>
        <w:pStyle w:val="a5"/>
        <w:ind w:firstLine="480"/>
      </w:pPr>
      <w:r w:rsidRPr="00186121">
        <w:t xml:space="preserve">    var </w:t>
      </w:r>
      <w:proofErr w:type="spellStart"/>
      <w:r w:rsidRPr="00186121">
        <w:t>myDate</w:t>
      </w:r>
      <w:proofErr w:type="spellEnd"/>
      <w:r w:rsidRPr="00186121">
        <w:t xml:space="preserve">=new </w:t>
      </w:r>
      <w:proofErr w:type="gramStart"/>
      <w:r w:rsidRPr="00186121">
        <w:t>Date(</w:t>
      </w:r>
      <w:proofErr w:type="gramEnd"/>
      <w:r w:rsidRPr="00186121">
        <w:t>);</w:t>
      </w:r>
    </w:p>
    <w:p w14:paraId="7DA95F7B" w14:textId="21EF5992" w:rsidR="00186121" w:rsidRPr="00186121" w:rsidRDefault="00186121" w:rsidP="00186121">
      <w:pPr>
        <w:pStyle w:val="a5"/>
        <w:ind w:firstLine="480"/>
      </w:pPr>
      <w:r w:rsidRPr="00186121">
        <w:t xml:space="preserve">    var </w:t>
      </w:r>
      <w:proofErr w:type="spellStart"/>
      <w:r w:rsidRPr="00186121">
        <w:t>sYear</w:t>
      </w:r>
      <w:proofErr w:type="spellEnd"/>
      <w:r w:rsidRPr="00186121">
        <w:t>=</w:t>
      </w:r>
      <w:proofErr w:type="spellStart"/>
      <w:r w:rsidRPr="00186121">
        <w:t>myDate.getFullYear</w:t>
      </w:r>
      <w:proofErr w:type="spellEnd"/>
      <w:r w:rsidRPr="00186121">
        <w:t>();</w:t>
      </w:r>
    </w:p>
    <w:p w14:paraId="65C0E539" w14:textId="764C0935" w:rsidR="00186121" w:rsidRPr="00186121" w:rsidRDefault="00186121" w:rsidP="00186121">
      <w:pPr>
        <w:pStyle w:val="a5"/>
        <w:ind w:firstLine="480"/>
      </w:pPr>
      <w:r w:rsidRPr="00186121">
        <w:t xml:space="preserve">    var </w:t>
      </w:r>
      <w:proofErr w:type="spellStart"/>
      <w:r w:rsidRPr="00186121">
        <w:t>sMonth</w:t>
      </w:r>
      <w:proofErr w:type="spellEnd"/>
      <w:r w:rsidRPr="00186121">
        <w:t>=</w:t>
      </w:r>
      <w:proofErr w:type="spellStart"/>
      <w:r w:rsidRPr="00186121">
        <w:t>myDate.getMonth</w:t>
      </w:r>
      <w:proofErr w:type="spellEnd"/>
      <w:proofErr w:type="gramStart"/>
      <w:r w:rsidRPr="00186121">
        <w:t>()+</w:t>
      </w:r>
      <w:proofErr w:type="gramEnd"/>
      <w:r w:rsidRPr="00186121">
        <w:t>1;</w:t>
      </w:r>
    </w:p>
    <w:p w14:paraId="34269925" w14:textId="5E0A27EB" w:rsidR="00186121" w:rsidRPr="00186121" w:rsidRDefault="00186121" w:rsidP="00186121">
      <w:pPr>
        <w:pStyle w:val="a5"/>
        <w:ind w:firstLine="480"/>
      </w:pPr>
      <w:r w:rsidRPr="00186121">
        <w:t xml:space="preserve">    var </w:t>
      </w:r>
      <w:proofErr w:type="spellStart"/>
      <w:r w:rsidRPr="00186121">
        <w:t>sDate</w:t>
      </w:r>
      <w:proofErr w:type="spellEnd"/>
      <w:r w:rsidRPr="00186121">
        <w:t>=</w:t>
      </w:r>
      <w:proofErr w:type="spellStart"/>
      <w:r w:rsidRPr="00186121">
        <w:t>myDate.getDate</w:t>
      </w:r>
      <w:proofErr w:type="spellEnd"/>
      <w:r w:rsidRPr="00186121">
        <w:t>();</w:t>
      </w:r>
    </w:p>
    <w:p w14:paraId="47CDE753" w14:textId="46AA5157" w:rsidR="00186121" w:rsidRPr="00186121" w:rsidRDefault="00186121" w:rsidP="00186121">
      <w:pPr>
        <w:pStyle w:val="a5"/>
        <w:ind w:firstLine="480"/>
      </w:pPr>
      <w:r w:rsidRPr="00186121">
        <w:t xml:space="preserve">    var </w:t>
      </w:r>
      <w:proofErr w:type="spellStart"/>
      <w:r w:rsidRPr="00186121">
        <w:t>sDay</w:t>
      </w:r>
      <w:proofErr w:type="spellEnd"/>
      <w:r w:rsidRPr="00186121">
        <w:t>=</w:t>
      </w:r>
      <w:proofErr w:type="spellStart"/>
      <w:proofErr w:type="gramStart"/>
      <w:r w:rsidRPr="00186121">
        <w:t>sWeek</w:t>
      </w:r>
      <w:proofErr w:type="spellEnd"/>
      <w:r w:rsidRPr="00186121">
        <w:t>[</w:t>
      </w:r>
      <w:proofErr w:type="spellStart"/>
      <w:proofErr w:type="gramEnd"/>
      <w:r w:rsidRPr="00186121">
        <w:t>myDate.getDay</w:t>
      </w:r>
      <w:proofErr w:type="spellEnd"/>
      <w:r w:rsidRPr="00186121">
        <w:t>()];</w:t>
      </w:r>
    </w:p>
    <w:p w14:paraId="41302E8C" w14:textId="0EFF50D3" w:rsidR="00186121" w:rsidRPr="00186121" w:rsidRDefault="00186121" w:rsidP="00186121">
      <w:pPr>
        <w:pStyle w:val="a5"/>
        <w:ind w:firstLine="480"/>
      </w:pPr>
      <w:r w:rsidRPr="00186121">
        <w:t xml:space="preserve">    var h=</w:t>
      </w:r>
      <w:proofErr w:type="spellStart"/>
      <w:r w:rsidRPr="00186121">
        <w:t>myDate.getHours</w:t>
      </w:r>
      <w:proofErr w:type="spellEnd"/>
      <w:r w:rsidRPr="00186121">
        <w:t>();</w:t>
      </w:r>
    </w:p>
    <w:p w14:paraId="70769111" w14:textId="73CC5670" w:rsidR="00186121" w:rsidRPr="00186121" w:rsidRDefault="00186121" w:rsidP="00186121">
      <w:pPr>
        <w:pStyle w:val="a5"/>
        <w:ind w:firstLine="480"/>
      </w:pPr>
      <w:r w:rsidRPr="00186121">
        <w:t xml:space="preserve">    var m=</w:t>
      </w:r>
      <w:proofErr w:type="spellStart"/>
      <w:r w:rsidRPr="00186121">
        <w:t>myDate.getMinutes</w:t>
      </w:r>
      <w:proofErr w:type="spellEnd"/>
      <w:r w:rsidRPr="00186121">
        <w:t>();</w:t>
      </w:r>
    </w:p>
    <w:p w14:paraId="0FA81BB6" w14:textId="011CF1D7" w:rsidR="00186121" w:rsidRPr="00186121" w:rsidRDefault="00186121" w:rsidP="00186121">
      <w:pPr>
        <w:pStyle w:val="a5"/>
        <w:ind w:firstLine="480"/>
      </w:pPr>
      <w:r w:rsidRPr="00186121">
        <w:t xml:space="preserve">    var s=</w:t>
      </w:r>
      <w:proofErr w:type="spellStart"/>
      <w:r w:rsidRPr="00186121">
        <w:t>myDate.getSeconds</w:t>
      </w:r>
      <w:proofErr w:type="spellEnd"/>
      <w:r w:rsidRPr="00186121">
        <w:t>();</w:t>
      </w:r>
    </w:p>
    <w:p w14:paraId="72BC4A33" w14:textId="77777777" w:rsidR="00186121" w:rsidRPr="00186121" w:rsidRDefault="00186121" w:rsidP="00186121">
      <w:pPr>
        <w:pStyle w:val="a5"/>
        <w:ind w:firstLine="480"/>
      </w:pPr>
      <w:r w:rsidRPr="00186121">
        <w:t xml:space="preserve">    </w:t>
      </w:r>
      <w:proofErr w:type="spellStart"/>
      <w:r w:rsidRPr="00186121">
        <w:t>document.getElementById</w:t>
      </w:r>
      <w:proofErr w:type="spellEnd"/>
      <w:r w:rsidRPr="00186121">
        <w:t>("date").</w:t>
      </w:r>
      <w:proofErr w:type="spellStart"/>
      <w:r w:rsidRPr="00186121">
        <w:t>innerHTML</w:t>
      </w:r>
      <w:proofErr w:type="spellEnd"/>
      <w:r w:rsidRPr="00186121">
        <w:t>=("日期：+</w:t>
      </w:r>
      <w:proofErr w:type="spellStart"/>
      <w:r w:rsidRPr="00186121">
        <w:t>sYear</w:t>
      </w:r>
      <w:proofErr w:type="spellEnd"/>
      <w:r w:rsidRPr="00186121">
        <w:t>+"年"+</w:t>
      </w:r>
      <w:proofErr w:type="spellStart"/>
      <w:r w:rsidRPr="00186121">
        <w:t>sMonth</w:t>
      </w:r>
      <w:proofErr w:type="spellEnd"/>
      <w:r w:rsidRPr="00186121">
        <w:t>+"月"+</w:t>
      </w:r>
      <w:proofErr w:type="spellStart"/>
      <w:r w:rsidRPr="00186121">
        <w:t>sDate</w:t>
      </w:r>
      <w:proofErr w:type="spellEnd"/>
      <w:r w:rsidRPr="00186121">
        <w:t>+"日"+"星期"+</w:t>
      </w:r>
      <w:proofErr w:type="spellStart"/>
      <w:r w:rsidRPr="00186121">
        <w:t>sDay</w:t>
      </w:r>
      <w:proofErr w:type="spellEnd"/>
      <w:r w:rsidRPr="00186121">
        <w:t>+"&lt;</w:t>
      </w:r>
      <w:proofErr w:type="spellStart"/>
      <w:r w:rsidRPr="00186121">
        <w:t>br</w:t>
      </w:r>
      <w:proofErr w:type="spellEnd"/>
      <w:r w:rsidRPr="00186121">
        <w:t>/&gt;");</w:t>
      </w:r>
    </w:p>
    <w:p w14:paraId="3C777C17" w14:textId="4E766EFD" w:rsidR="00186121" w:rsidRPr="00186121" w:rsidRDefault="00186121" w:rsidP="00186121">
      <w:pPr>
        <w:pStyle w:val="a5"/>
        <w:ind w:firstLine="480"/>
      </w:pPr>
      <w:r w:rsidRPr="00186121">
        <w:t xml:space="preserve">    h = </w:t>
      </w:r>
      <w:proofErr w:type="spellStart"/>
      <w:r w:rsidRPr="00186121">
        <w:t>formatTwoDigits</w:t>
      </w:r>
      <w:proofErr w:type="spellEnd"/>
      <w:r w:rsidRPr="00186121">
        <w:t>(h);</w:t>
      </w:r>
    </w:p>
    <w:p w14:paraId="4EE0580B" w14:textId="308CCE5B" w:rsidR="00186121" w:rsidRPr="00186121" w:rsidRDefault="00186121" w:rsidP="00186121">
      <w:pPr>
        <w:pStyle w:val="a5"/>
        <w:ind w:firstLine="480"/>
      </w:pPr>
      <w:r w:rsidRPr="00186121">
        <w:t xml:space="preserve">    m = </w:t>
      </w:r>
      <w:proofErr w:type="spellStart"/>
      <w:r w:rsidRPr="00186121">
        <w:t>formatTwoDigits</w:t>
      </w:r>
      <w:proofErr w:type="spellEnd"/>
      <w:r w:rsidRPr="00186121">
        <w:t>(m);</w:t>
      </w:r>
    </w:p>
    <w:p w14:paraId="0F9E8819" w14:textId="24D55453" w:rsidR="00186121" w:rsidRPr="00186121" w:rsidRDefault="00186121" w:rsidP="00186121">
      <w:pPr>
        <w:pStyle w:val="a5"/>
        <w:ind w:firstLine="480"/>
      </w:pPr>
      <w:r w:rsidRPr="00186121">
        <w:t xml:space="preserve">    s = </w:t>
      </w:r>
      <w:proofErr w:type="spellStart"/>
      <w:r w:rsidRPr="00186121">
        <w:t>formatTwoDigits</w:t>
      </w:r>
      <w:proofErr w:type="spellEnd"/>
      <w:r w:rsidRPr="00186121">
        <w:t>(s);</w:t>
      </w:r>
    </w:p>
    <w:p w14:paraId="2813642C" w14:textId="77777777" w:rsidR="00186121" w:rsidRPr="00186121" w:rsidRDefault="00186121" w:rsidP="00186121">
      <w:pPr>
        <w:pStyle w:val="a5"/>
        <w:ind w:firstLine="480"/>
      </w:pPr>
      <w:r w:rsidRPr="00186121">
        <w:t xml:space="preserve">    </w:t>
      </w:r>
      <w:proofErr w:type="gramStart"/>
      <w:r w:rsidRPr="00186121">
        <w:t>document.getElementById</w:t>
      </w:r>
      <w:proofErr w:type="gramEnd"/>
      <w:r w:rsidRPr="00186121">
        <w:t>("msg").innerHTML=(h+":"+m+":"+s+"&lt;br/&gt;");</w:t>
      </w:r>
    </w:p>
    <w:p w14:paraId="0AF6BEC9" w14:textId="465A4D62" w:rsidR="00186121" w:rsidRPr="00186121" w:rsidRDefault="00186121" w:rsidP="00186121">
      <w:pPr>
        <w:pStyle w:val="a5"/>
        <w:ind w:firstLine="480"/>
      </w:pPr>
      <w:r w:rsidRPr="00186121">
        <w:t xml:space="preserve">    </w:t>
      </w:r>
      <w:proofErr w:type="spellStart"/>
      <w:r w:rsidRPr="00186121">
        <w:t>setTimeout</w:t>
      </w:r>
      <w:proofErr w:type="spellEnd"/>
      <w:r w:rsidRPr="00186121">
        <w:t>("</w:t>
      </w:r>
      <w:proofErr w:type="spellStart"/>
      <w:proofErr w:type="gramStart"/>
      <w:r w:rsidRPr="00186121">
        <w:t>showDateTime</w:t>
      </w:r>
      <w:proofErr w:type="spellEnd"/>
      <w:r w:rsidRPr="00186121">
        <w:t>(</w:t>
      </w:r>
      <w:proofErr w:type="gramEnd"/>
      <w:r w:rsidRPr="00186121">
        <w:t xml:space="preserve">)",1000); </w:t>
      </w:r>
    </w:p>
    <w:p w14:paraId="3701CD7B" w14:textId="77777777" w:rsidR="00186121" w:rsidRPr="00186121" w:rsidRDefault="00186121" w:rsidP="00186121">
      <w:pPr>
        <w:pStyle w:val="a5"/>
        <w:ind w:firstLine="480"/>
      </w:pPr>
      <w:r w:rsidRPr="00186121">
        <w:t>}</w:t>
      </w:r>
    </w:p>
    <w:p w14:paraId="5B34C4D1" w14:textId="6487827B" w:rsidR="00186121" w:rsidRPr="00186121" w:rsidRDefault="00186121" w:rsidP="00186121">
      <w:pPr>
        <w:pStyle w:val="a5"/>
        <w:ind w:firstLine="480"/>
      </w:pPr>
      <w:proofErr w:type="spellStart"/>
      <w:proofErr w:type="gramStart"/>
      <w:r w:rsidRPr="00186121">
        <w:t>window.onload</w:t>
      </w:r>
      <w:proofErr w:type="spellEnd"/>
      <w:proofErr w:type="gramEnd"/>
      <w:r w:rsidRPr="00186121">
        <w:t>=</w:t>
      </w:r>
      <w:proofErr w:type="spellStart"/>
      <w:r w:rsidRPr="00186121">
        <w:t>showDateTime</w:t>
      </w:r>
      <w:proofErr w:type="spellEnd"/>
      <w:r w:rsidRPr="00186121">
        <w:t xml:space="preserve">; </w:t>
      </w:r>
    </w:p>
    <w:p w14:paraId="5A34A046" w14:textId="77777777" w:rsidR="00186121" w:rsidRPr="00186121" w:rsidRDefault="00186121" w:rsidP="00186121">
      <w:pPr>
        <w:pStyle w:val="a5"/>
        <w:ind w:firstLine="480"/>
      </w:pPr>
      <w:r w:rsidRPr="00186121">
        <w:t xml:space="preserve">function </w:t>
      </w:r>
      <w:proofErr w:type="spellStart"/>
      <w:r w:rsidRPr="00186121">
        <w:t>formatTwoDigits</w:t>
      </w:r>
      <w:proofErr w:type="spellEnd"/>
      <w:r w:rsidRPr="00186121">
        <w:t>(s) {</w:t>
      </w:r>
    </w:p>
    <w:p w14:paraId="2FF57C24" w14:textId="77777777" w:rsidR="00186121" w:rsidRPr="00186121" w:rsidRDefault="00186121" w:rsidP="00186121">
      <w:pPr>
        <w:pStyle w:val="a5"/>
        <w:ind w:firstLine="480"/>
      </w:pPr>
      <w:r w:rsidRPr="00186121">
        <w:t xml:space="preserve">    if (s&lt;10)</w:t>
      </w:r>
    </w:p>
    <w:p w14:paraId="77A83B54" w14:textId="77777777" w:rsidR="00186121" w:rsidRPr="00186121" w:rsidRDefault="00186121" w:rsidP="00186121">
      <w:pPr>
        <w:pStyle w:val="a5"/>
        <w:ind w:firstLine="480"/>
      </w:pPr>
      <w:r w:rsidRPr="00186121">
        <w:t xml:space="preserve">        return "0"+s;</w:t>
      </w:r>
    </w:p>
    <w:p w14:paraId="0BF905F2" w14:textId="77777777" w:rsidR="00186121" w:rsidRPr="00186121" w:rsidRDefault="00186121" w:rsidP="00186121">
      <w:pPr>
        <w:pStyle w:val="a5"/>
        <w:ind w:firstLine="480"/>
      </w:pPr>
      <w:r w:rsidRPr="00186121">
        <w:t xml:space="preserve">    else</w:t>
      </w:r>
    </w:p>
    <w:p w14:paraId="6B65D546" w14:textId="77777777" w:rsidR="00186121" w:rsidRPr="00186121" w:rsidRDefault="00186121" w:rsidP="00186121">
      <w:pPr>
        <w:pStyle w:val="a5"/>
        <w:ind w:firstLine="480"/>
      </w:pPr>
      <w:r w:rsidRPr="00186121">
        <w:t xml:space="preserve">        return s;</w:t>
      </w:r>
    </w:p>
    <w:p w14:paraId="049FD51A" w14:textId="3CB3DFC2" w:rsidR="00A55089" w:rsidRPr="00186121" w:rsidRDefault="00186121" w:rsidP="00186121">
      <w:pPr>
        <w:pStyle w:val="a5"/>
        <w:ind w:firstLine="480"/>
      </w:pPr>
      <w:r w:rsidRPr="00186121">
        <w:t>}</w:t>
      </w:r>
    </w:p>
    <w:sectPr w:rsidR="00A55089" w:rsidRPr="00186121">
      <w:headerReference w:type="default" r:id="rId32"/>
      <w:footerReference w:type="default" r:id="rId33"/>
      <w:pgSz w:w="11910" w:h="16840"/>
      <w:pgMar w:top="1380" w:right="1440" w:bottom="1380" w:left="1480" w:header="871" w:footer="1195"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1" w:author="Administrator" w:date="2022-10-11T08:53:00Z" w:initials="A">
    <w:p w14:paraId="2AE60911" w14:textId="77777777" w:rsidR="00A20DE2" w:rsidRDefault="00000000">
      <w:pPr>
        <w:pStyle w:val="a3"/>
      </w:pPr>
      <w:r>
        <w:rPr>
          <w:rFonts w:hint="eastAsia"/>
        </w:rPr>
        <w:t>前面板优化内容：温湿度单位、参考首页课程名称等信息</w:t>
      </w:r>
    </w:p>
  </w:comment>
  <w:comment w:id="122" w:author="Administrator" w:date="2022-10-11T08:57:00Z" w:initials="A">
    <w:p w14:paraId="58F40208" w14:textId="77777777" w:rsidR="00A20DE2" w:rsidRDefault="00000000">
      <w:pPr>
        <w:pStyle w:val="a3"/>
      </w:pPr>
      <w:r>
        <w:rPr>
          <w:rFonts w:hint="eastAsia"/>
        </w:rPr>
        <w:t>接线头不是很清醒，重新拍照</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E60911" w15:done="0"/>
  <w15:commentEx w15:paraId="58F4020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E60911" w16cid:durableId="26EFB3E7"/>
  <w16cid:commentId w16cid:paraId="58F40208" w16cid:durableId="26EFB3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C92FE" w14:textId="77777777" w:rsidR="00686F60" w:rsidRDefault="00686F60">
      <w:r>
        <w:separator/>
      </w:r>
    </w:p>
  </w:endnote>
  <w:endnote w:type="continuationSeparator" w:id="0">
    <w:p w14:paraId="23CCEB4B" w14:textId="77777777" w:rsidR="00686F60" w:rsidRDefault="00686F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899A8" w14:textId="77777777" w:rsidR="00A20DE2" w:rsidRDefault="00000000">
    <w:pPr>
      <w:pStyle w:val="a5"/>
      <w:spacing w:line="14" w:lineRule="auto"/>
      <w:ind w:firstLine="480"/>
      <w:rPr>
        <w:sz w:val="20"/>
      </w:rPr>
    </w:pPr>
    <w:r>
      <w:pict w14:anchorId="56DC1AA6">
        <v:shapetype id="_x0000_t202" coordsize="21600,21600" o:spt="202" path="m,l,21600r21600,l21600,xe">
          <v:stroke joinstyle="miter"/>
          <v:path gradientshapeok="t" o:connecttype="rect"/>
        </v:shapetype>
        <v:shape id="docshape3" o:spid="_x0000_s1025" type="#_x0000_t202" style="position:absolute;left:0;text-align:left;margin-left:290.15pt;margin-top:771.2pt;width:16.15pt;height:11.15pt;z-index:-251657728;mso-position-horizontal-relative:page;mso-position-vertical-relative:page;mso-width-relative:page;mso-height-relative:page" filled="f" stroked="f">
          <v:textbox inset="0,0,0,0">
            <w:txbxContent>
              <w:p w14:paraId="190E5B95" w14:textId="77777777" w:rsidR="00A20DE2" w:rsidRDefault="00000000">
                <w:pPr>
                  <w:spacing w:line="205" w:lineRule="exact"/>
                  <w:ind w:left="60"/>
                  <w:rPr>
                    <w:rFonts w:ascii="Calibri"/>
                    <w:sz w:val="18"/>
                  </w:rPr>
                </w:pPr>
                <w:r>
                  <w:rPr>
                    <w:rFonts w:ascii="Calibri"/>
                    <w:spacing w:val="-5"/>
                    <w:sz w:val="18"/>
                  </w:rPr>
                  <w:fldChar w:fldCharType="begin"/>
                </w:r>
                <w:r>
                  <w:rPr>
                    <w:rFonts w:ascii="Calibri"/>
                    <w:spacing w:val="-5"/>
                    <w:sz w:val="18"/>
                  </w:rPr>
                  <w:instrText xml:space="preserve"> PAGE </w:instrText>
                </w:r>
                <w:r>
                  <w:rPr>
                    <w:rFonts w:ascii="Calibri"/>
                    <w:spacing w:val="-5"/>
                    <w:sz w:val="18"/>
                  </w:rPr>
                  <w:fldChar w:fldCharType="separate"/>
                </w:r>
                <w:r>
                  <w:rPr>
                    <w:rFonts w:ascii="Calibri"/>
                    <w:spacing w:val="-5"/>
                    <w:sz w:val="18"/>
                  </w:rPr>
                  <w:t>10</w:t>
                </w:r>
                <w:r>
                  <w:rPr>
                    <w:rFonts w:ascii="Calibri"/>
                    <w:spacing w:val="-5"/>
                    <w:sz w:val="18"/>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84003" w14:textId="77777777" w:rsidR="00686F60" w:rsidRDefault="00686F60">
      <w:r>
        <w:separator/>
      </w:r>
    </w:p>
  </w:footnote>
  <w:footnote w:type="continuationSeparator" w:id="0">
    <w:p w14:paraId="45406578" w14:textId="77777777" w:rsidR="00686F60" w:rsidRDefault="00686F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6766D" w14:textId="77777777" w:rsidR="00A20DE2" w:rsidRDefault="00000000">
    <w:pPr>
      <w:pStyle w:val="a5"/>
      <w:spacing w:line="14" w:lineRule="auto"/>
      <w:ind w:firstLine="480"/>
      <w:rPr>
        <w:sz w:val="20"/>
      </w:rPr>
    </w:pPr>
    <w:r>
      <w:pict w14:anchorId="03A257B7">
        <v:shapetype id="_x0000_t202" coordsize="21600,21600" o:spt="202" path="m,l,21600r21600,l21600,xe">
          <v:stroke joinstyle="miter"/>
          <v:path gradientshapeok="t" o:connecttype="rect"/>
        </v:shapetype>
        <v:shape id="docshape2" o:spid="_x0000_s1026" type="#_x0000_t202" style="position:absolute;left:0;text-align:left;margin-left:209.05pt;margin-top:42.05pt;width:198.45pt;height:13.85pt;z-index:-251658752;mso-position-horizontal-relative:page;mso-position-vertical-relative:page;mso-width-relative:page;mso-height-relative:page" filled="f" stroked="f">
          <v:textbox inset="0,0,0,0">
            <w:txbxContent>
              <w:p w14:paraId="1B50BE54" w14:textId="0BC71B1E" w:rsidR="00A20DE2" w:rsidRDefault="00000000">
                <w:pPr>
                  <w:spacing w:line="227" w:lineRule="exact"/>
                  <w:ind w:left="20"/>
                  <w:rPr>
                    <w:sz w:val="18"/>
                  </w:rPr>
                </w:pPr>
                <w:r>
                  <w:rPr>
                    <w:sz w:val="18"/>
                  </w:rPr>
                  <w:t>基于</w:t>
                </w:r>
                <w:r>
                  <w:rPr>
                    <w:spacing w:val="-47"/>
                    <w:sz w:val="18"/>
                  </w:rPr>
                  <w:t xml:space="preserve"> </w:t>
                </w:r>
                <w:r>
                  <w:rPr>
                    <w:rFonts w:ascii="Calibri" w:eastAsia="Calibri"/>
                    <w:sz w:val="18"/>
                  </w:rPr>
                  <w:t>LabView</w:t>
                </w:r>
                <w:r>
                  <w:rPr>
                    <w:rFonts w:ascii="Calibri" w:eastAsia="Calibri"/>
                    <w:spacing w:val="-6"/>
                    <w:sz w:val="18"/>
                  </w:rPr>
                  <w:t xml:space="preserve"> </w:t>
                </w:r>
                <w:ins w:id="199" w:author="苏 kinng" w:date="2022-10-11T11:56:00Z">
                  <w:r w:rsidR="008F5A75">
                    <w:rPr>
                      <w:rFonts w:hint="eastAsia"/>
                      <w:spacing w:val="-6"/>
                      <w:sz w:val="18"/>
                    </w:rPr>
                    <w:t>和单片机</w:t>
                  </w:r>
                </w:ins>
                <w:r>
                  <w:rPr>
                    <w:sz w:val="18"/>
                  </w:rPr>
                  <w:t>的</w:t>
                </w:r>
                <w:r>
                  <w:rPr>
                    <w:rFonts w:hint="eastAsia"/>
                    <w:sz w:val="18"/>
                  </w:rPr>
                  <w:t>温湿</w:t>
                </w:r>
                <w:r>
                  <w:rPr>
                    <w:sz w:val="18"/>
                  </w:rPr>
                  <w:t>度实时</w:t>
                </w:r>
                <w:ins w:id="200" w:author="苏 kinng" w:date="2022-10-11T11:57:00Z">
                  <w:r w:rsidR="008F5A75">
                    <w:rPr>
                      <w:rFonts w:hint="eastAsia"/>
                      <w:sz w:val="18"/>
                    </w:rPr>
                    <w:t>监测</w:t>
                  </w:r>
                </w:ins>
                <w:del w:id="201" w:author="苏 kinng" w:date="2022-10-11T11:57:00Z">
                  <w:r w:rsidDel="008F5A75">
                    <w:rPr>
                      <w:sz w:val="18"/>
                    </w:rPr>
                    <w:delText>监测与</w:delText>
                  </w:r>
                  <w:r w:rsidDel="008F5A75">
                    <w:rPr>
                      <w:rFonts w:hint="eastAsia"/>
                      <w:spacing w:val="-10"/>
                      <w:sz w:val="18"/>
                    </w:rPr>
                    <w:delText>反馈</w:delText>
                  </w:r>
                </w:del>
                <w:r w:rsidR="00907E8F">
                  <w:rPr>
                    <w:rFonts w:hint="eastAsia"/>
                    <w:spacing w:val="-10"/>
                    <w:sz w:val="18"/>
                  </w:rPr>
                  <w:t>网络平台</w:t>
                </w:r>
              </w:p>
            </w:txbxContent>
          </v:textbox>
          <w10:wrap anchorx="page" anchory="page"/>
        </v:shape>
      </w:pict>
    </w:r>
    <w:r>
      <w:pict w14:anchorId="09E3B832">
        <v:rect id="docshape1" o:spid="_x0000_s1027" style="position:absolute;left:0;text-align:left;margin-left:88.6pt;margin-top:55.2pt;width:418.25pt;height:.7pt;z-index:-251659776;mso-position-horizontal-relative:page;mso-position-vertical-relative:page;mso-width-relative:page;mso-height-relative:page" fillcolor="black" stroked="f">
          <w10:wrap anchorx="page"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96F530"/>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B4801FF8"/>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E324809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FA74E59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BDBC899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463AAD7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4C8271B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8C4CD66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0E80CB9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E47047D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8A55319"/>
    <w:multiLevelType w:val="multilevel"/>
    <w:tmpl w:val="08A55319"/>
    <w:lvl w:ilvl="0">
      <w:start w:val="4"/>
      <w:numFmt w:val="decimal"/>
      <w:lvlText w:val="%1"/>
      <w:lvlJc w:val="left"/>
      <w:pPr>
        <w:ind w:left="897" w:hanging="577"/>
      </w:pPr>
      <w:rPr>
        <w:rFonts w:hint="default"/>
        <w:lang w:val="en-US" w:eastAsia="zh-CN" w:bidi="ar-SA"/>
      </w:rPr>
    </w:lvl>
    <w:lvl w:ilvl="1">
      <w:start w:val="1"/>
      <w:numFmt w:val="decimal"/>
      <w:lvlText w:val="%1.%2"/>
      <w:lvlJc w:val="left"/>
      <w:pPr>
        <w:ind w:left="897" w:hanging="577"/>
      </w:pPr>
      <w:rPr>
        <w:rFonts w:ascii="微软雅黑" w:eastAsia="微软雅黑" w:hAnsi="微软雅黑" w:cs="微软雅黑" w:hint="default"/>
        <w:b w:val="0"/>
        <w:bCs w:val="0"/>
        <w:i w:val="0"/>
        <w:iCs w:val="0"/>
        <w:spacing w:val="-2"/>
        <w:w w:val="100"/>
        <w:sz w:val="24"/>
        <w:szCs w:val="24"/>
        <w:lang w:val="en-US" w:eastAsia="zh-CN" w:bidi="ar-SA"/>
      </w:rPr>
    </w:lvl>
    <w:lvl w:ilvl="2">
      <w:numFmt w:val="bullet"/>
      <w:lvlText w:val="•"/>
      <w:lvlJc w:val="left"/>
      <w:pPr>
        <w:ind w:left="2516" w:hanging="577"/>
      </w:pPr>
      <w:rPr>
        <w:rFonts w:hint="default"/>
        <w:lang w:val="en-US" w:eastAsia="zh-CN" w:bidi="ar-SA"/>
      </w:rPr>
    </w:lvl>
    <w:lvl w:ilvl="3">
      <w:numFmt w:val="bullet"/>
      <w:lvlText w:val="•"/>
      <w:lvlJc w:val="left"/>
      <w:pPr>
        <w:ind w:left="3325" w:hanging="577"/>
      </w:pPr>
      <w:rPr>
        <w:rFonts w:hint="default"/>
        <w:lang w:val="en-US" w:eastAsia="zh-CN" w:bidi="ar-SA"/>
      </w:rPr>
    </w:lvl>
    <w:lvl w:ilvl="4">
      <w:numFmt w:val="bullet"/>
      <w:lvlText w:val="•"/>
      <w:lvlJc w:val="left"/>
      <w:pPr>
        <w:ind w:left="4133" w:hanging="577"/>
      </w:pPr>
      <w:rPr>
        <w:rFonts w:hint="default"/>
        <w:lang w:val="en-US" w:eastAsia="zh-CN" w:bidi="ar-SA"/>
      </w:rPr>
    </w:lvl>
    <w:lvl w:ilvl="5">
      <w:numFmt w:val="bullet"/>
      <w:lvlText w:val="•"/>
      <w:lvlJc w:val="left"/>
      <w:pPr>
        <w:ind w:left="4942" w:hanging="577"/>
      </w:pPr>
      <w:rPr>
        <w:rFonts w:hint="default"/>
        <w:lang w:val="en-US" w:eastAsia="zh-CN" w:bidi="ar-SA"/>
      </w:rPr>
    </w:lvl>
    <w:lvl w:ilvl="6">
      <w:numFmt w:val="bullet"/>
      <w:lvlText w:val="•"/>
      <w:lvlJc w:val="left"/>
      <w:pPr>
        <w:ind w:left="5750" w:hanging="577"/>
      </w:pPr>
      <w:rPr>
        <w:rFonts w:hint="default"/>
        <w:lang w:val="en-US" w:eastAsia="zh-CN" w:bidi="ar-SA"/>
      </w:rPr>
    </w:lvl>
    <w:lvl w:ilvl="7">
      <w:numFmt w:val="bullet"/>
      <w:lvlText w:val="•"/>
      <w:lvlJc w:val="left"/>
      <w:pPr>
        <w:ind w:left="6558" w:hanging="577"/>
      </w:pPr>
      <w:rPr>
        <w:rFonts w:hint="default"/>
        <w:lang w:val="en-US" w:eastAsia="zh-CN" w:bidi="ar-SA"/>
      </w:rPr>
    </w:lvl>
    <w:lvl w:ilvl="8">
      <w:numFmt w:val="bullet"/>
      <w:lvlText w:val="•"/>
      <w:lvlJc w:val="left"/>
      <w:pPr>
        <w:ind w:left="7367" w:hanging="577"/>
      </w:pPr>
      <w:rPr>
        <w:rFonts w:hint="default"/>
        <w:lang w:val="en-US" w:eastAsia="zh-CN" w:bidi="ar-SA"/>
      </w:rPr>
    </w:lvl>
  </w:abstractNum>
  <w:abstractNum w:abstractNumId="11" w15:restartNumberingAfterBreak="0">
    <w:nsid w:val="0E712E38"/>
    <w:multiLevelType w:val="multilevel"/>
    <w:tmpl w:val="0E712E38"/>
    <w:lvl w:ilvl="0">
      <w:start w:val="5"/>
      <w:numFmt w:val="decimal"/>
      <w:lvlText w:val="%1"/>
      <w:lvlJc w:val="left"/>
      <w:pPr>
        <w:ind w:left="777" w:hanging="457"/>
      </w:pPr>
      <w:rPr>
        <w:rFonts w:hint="default"/>
        <w:lang w:val="en-US" w:eastAsia="zh-CN" w:bidi="ar-SA"/>
      </w:rPr>
    </w:lvl>
    <w:lvl w:ilvl="1">
      <w:start w:val="1"/>
      <w:numFmt w:val="decimal"/>
      <w:lvlText w:val="%1.%2"/>
      <w:lvlJc w:val="left"/>
      <w:pPr>
        <w:ind w:left="777" w:hanging="457"/>
      </w:pPr>
      <w:rPr>
        <w:rFonts w:ascii="微软雅黑" w:eastAsia="微软雅黑" w:hAnsi="微软雅黑" w:cs="微软雅黑" w:hint="default"/>
        <w:b w:val="0"/>
        <w:bCs w:val="0"/>
        <w:i w:val="0"/>
        <w:iCs w:val="0"/>
        <w:spacing w:val="-2"/>
        <w:w w:val="100"/>
        <w:sz w:val="24"/>
        <w:szCs w:val="24"/>
        <w:lang w:val="en-US" w:eastAsia="zh-CN" w:bidi="ar-SA"/>
      </w:rPr>
    </w:lvl>
    <w:lvl w:ilvl="2">
      <w:numFmt w:val="bullet"/>
      <w:lvlText w:val="•"/>
      <w:lvlJc w:val="left"/>
      <w:pPr>
        <w:ind w:left="2420" w:hanging="457"/>
      </w:pPr>
      <w:rPr>
        <w:rFonts w:hint="default"/>
        <w:lang w:val="en-US" w:eastAsia="zh-CN" w:bidi="ar-SA"/>
      </w:rPr>
    </w:lvl>
    <w:lvl w:ilvl="3">
      <w:numFmt w:val="bullet"/>
      <w:lvlText w:val="•"/>
      <w:lvlJc w:val="left"/>
      <w:pPr>
        <w:ind w:left="3241" w:hanging="457"/>
      </w:pPr>
      <w:rPr>
        <w:rFonts w:hint="default"/>
        <w:lang w:val="en-US" w:eastAsia="zh-CN" w:bidi="ar-SA"/>
      </w:rPr>
    </w:lvl>
    <w:lvl w:ilvl="4">
      <w:numFmt w:val="bullet"/>
      <w:lvlText w:val="•"/>
      <w:lvlJc w:val="left"/>
      <w:pPr>
        <w:ind w:left="4061" w:hanging="457"/>
      </w:pPr>
      <w:rPr>
        <w:rFonts w:hint="default"/>
        <w:lang w:val="en-US" w:eastAsia="zh-CN" w:bidi="ar-SA"/>
      </w:rPr>
    </w:lvl>
    <w:lvl w:ilvl="5">
      <w:numFmt w:val="bullet"/>
      <w:lvlText w:val="•"/>
      <w:lvlJc w:val="left"/>
      <w:pPr>
        <w:ind w:left="4882" w:hanging="457"/>
      </w:pPr>
      <w:rPr>
        <w:rFonts w:hint="default"/>
        <w:lang w:val="en-US" w:eastAsia="zh-CN" w:bidi="ar-SA"/>
      </w:rPr>
    </w:lvl>
    <w:lvl w:ilvl="6">
      <w:numFmt w:val="bullet"/>
      <w:lvlText w:val="•"/>
      <w:lvlJc w:val="left"/>
      <w:pPr>
        <w:ind w:left="5702" w:hanging="457"/>
      </w:pPr>
      <w:rPr>
        <w:rFonts w:hint="default"/>
        <w:lang w:val="en-US" w:eastAsia="zh-CN" w:bidi="ar-SA"/>
      </w:rPr>
    </w:lvl>
    <w:lvl w:ilvl="7">
      <w:numFmt w:val="bullet"/>
      <w:lvlText w:val="•"/>
      <w:lvlJc w:val="left"/>
      <w:pPr>
        <w:ind w:left="6522" w:hanging="457"/>
      </w:pPr>
      <w:rPr>
        <w:rFonts w:hint="default"/>
        <w:lang w:val="en-US" w:eastAsia="zh-CN" w:bidi="ar-SA"/>
      </w:rPr>
    </w:lvl>
    <w:lvl w:ilvl="8">
      <w:numFmt w:val="bullet"/>
      <w:lvlText w:val="•"/>
      <w:lvlJc w:val="left"/>
      <w:pPr>
        <w:ind w:left="7343" w:hanging="457"/>
      </w:pPr>
      <w:rPr>
        <w:rFonts w:hint="default"/>
        <w:lang w:val="en-US" w:eastAsia="zh-CN" w:bidi="ar-SA"/>
      </w:rPr>
    </w:lvl>
  </w:abstractNum>
  <w:abstractNum w:abstractNumId="12" w15:restartNumberingAfterBreak="0">
    <w:nsid w:val="35D73184"/>
    <w:multiLevelType w:val="multilevel"/>
    <w:tmpl w:val="35D73184"/>
    <w:lvl w:ilvl="0">
      <w:start w:val="3"/>
      <w:numFmt w:val="decimal"/>
      <w:lvlText w:val="%1"/>
      <w:lvlJc w:val="left"/>
      <w:pPr>
        <w:ind w:left="897" w:hanging="577"/>
      </w:pPr>
      <w:rPr>
        <w:rFonts w:hint="default"/>
        <w:lang w:val="en-US" w:eastAsia="zh-CN" w:bidi="ar-SA"/>
      </w:rPr>
    </w:lvl>
    <w:lvl w:ilvl="1">
      <w:start w:val="1"/>
      <w:numFmt w:val="decimal"/>
      <w:lvlText w:val="%1.%2"/>
      <w:lvlJc w:val="left"/>
      <w:pPr>
        <w:ind w:left="897" w:hanging="577"/>
      </w:pPr>
      <w:rPr>
        <w:rFonts w:ascii="黑体" w:eastAsia="黑体" w:hAnsi="黑体" w:cs="微软雅黑" w:hint="default"/>
        <w:b w:val="0"/>
        <w:bCs w:val="0"/>
        <w:i w:val="0"/>
        <w:iCs w:val="0"/>
        <w:spacing w:val="-2"/>
        <w:w w:val="100"/>
        <w:sz w:val="24"/>
        <w:szCs w:val="24"/>
        <w:lang w:val="en-US" w:eastAsia="zh-CN" w:bidi="ar-SA"/>
      </w:rPr>
    </w:lvl>
    <w:lvl w:ilvl="2">
      <w:start w:val="1"/>
      <w:numFmt w:val="decimal"/>
      <w:lvlText w:val="%1.%2.%3"/>
      <w:lvlJc w:val="left"/>
      <w:pPr>
        <w:ind w:left="1094" w:hanging="774"/>
      </w:pPr>
      <w:rPr>
        <w:rFonts w:ascii="微软雅黑" w:eastAsia="微软雅黑" w:hAnsi="微软雅黑" w:cs="微软雅黑" w:hint="default"/>
        <w:b w:val="0"/>
        <w:bCs w:val="0"/>
        <w:i w:val="0"/>
        <w:iCs w:val="0"/>
        <w:spacing w:val="-2"/>
        <w:w w:val="100"/>
        <w:sz w:val="24"/>
        <w:szCs w:val="24"/>
        <w:lang w:val="en-US" w:eastAsia="zh-CN" w:bidi="ar-SA"/>
      </w:rPr>
    </w:lvl>
    <w:lvl w:ilvl="3">
      <w:numFmt w:val="bullet"/>
      <w:lvlText w:val="•"/>
      <w:lvlJc w:val="left"/>
      <w:pPr>
        <w:ind w:left="2085" w:hanging="774"/>
      </w:pPr>
      <w:rPr>
        <w:rFonts w:hint="default"/>
        <w:lang w:val="en-US" w:eastAsia="zh-CN" w:bidi="ar-SA"/>
      </w:rPr>
    </w:lvl>
    <w:lvl w:ilvl="4">
      <w:numFmt w:val="bullet"/>
      <w:lvlText w:val="•"/>
      <w:lvlJc w:val="left"/>
      <w:pPr>
        <w:ind w:left="3071" w:hanging="774"/>
      </w:pPr>
      <w:rPr>
        <w:rFonts w:hint="default"/>
        <w:lang w:val="en-US" w:eastAsia="zh-CN" w:bidi="ar-SA"/>
      </w:rPr>
    </w:lvl>
    <w:lvl w:ilvl="5">
      <w:numFmt w:val="bullet"/>
      <w:lvlText w:val="•"/>
      <w:lvlJc w:val="left"/>
      <w:pPr>
        <w:ind w:left="4056" w:hanging="774"/>
      </w:pPr>
      <w:rPr>
        <w:rFonts w:hint="default"/>
        <w:lang w:val="en-US" w:eastAsia="zh-CN" w:bidi="ar-SA"/>
      </w:rPr>
    </w:lvl>
    <w:lvl w:ilvl="6">
      <w:numFmt w:val="bullet"/>
      <w:lvlText w:val="•"/>
      <w:lvlJc w:val="left"/>
      <w:pPr>
        <w:ind w:left="5042" w:hanging="774"/>
      </w:pPr>
      <w:rPr>
        <w:rFonts w:hint="default"/>
        <w:lang w:val="en-US" w:eastAsia="zh-CN" w:bidi="ar-SA"/>
      </w:rPr>
    </w:lvl>
    <w:lvl w:ilvl="7">
      <w:numFmt w:val="bullet"/>
      <w:lvlText w:val="•"/>
      <w:lvlJc w:val="left"/>
      <w:pPr>
        <w:ind w:left="6027" w:hanging="774"/>
      </w:pPr>
      <w:rPr>
        <w:rFonts w:hint="default"/>
        <w:lang w:val="en-US" w:eastAsia="zh-CN" w:bidi="ar-SA"/>
      </w:rPr>
    </w:lvl>
    <w:lvl w:ilvl="8">
      <w:numFmt w:val="bullet"/>
      <w:lvlText w:val="•"/>
      <w:lvlJc w:val="left"/>
      <w:pPr>
        <w:ind w:left="7013" w:hanging="774"/>
      </w:pPr>
      <w:rPr>
        <w:rFonts w:hint="default"/>
        <w:lang w:val="en-US" w:eastAsia="zh-CN" w:bidi="ar-SA"/>
      </w:rPr>
    </w:lvl>
  </w:abstractNum>
  <w:abstractNum w:abstractNumId="13" w15:restartNumberingAfterBreak="0">
    <w:nsid w:val="367A1884"/>
    <w:multiLevelType w:val="hybridMultilevel"/>
    <w:tmpl w:val="C89C8B54"/>
    <w:lvl w:ilvl="0" w:tplc="4F2A83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2602AE0"/>
    <w:multiLevelType w:val="hybridMultilevel"/>
    <w:tmpl w:val="8B8E6C6A"/>
    <w:lvl w:ilvl="0" w:tplc="472CE9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EA741C5"/>
    <w:multiLevelType w:val="multilevel"/>
    <w:tmpl w:val="6EA741C5"/>
    <w:lvl w:ilvl="0">
      <w:start w:val="1"/>
      <w:numFmt w:val="decimal"/>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16" w15:restartNumberingAfterBreak="0">
    <w:nsid w:val="77EC5B01"/>
    <w:multiLevelType w:val="multilevel"/>
    <w:tmpl w:val="77EC5B01"/>
    <w:lvl w:ilvl="0">
      <w:start w:val="1"/>
      <w:numFmt w:val="decimal"/>
      <w:lvlText w:val="[%1]"/>
      <w:lvlJc w:val="left"/>
      <w:pPr>
        <w:ind w:left="743" w:hanging="423"/>
      </w:pPr>
      <w:rPr>
        <w:rFonts w:hint="default"/>
        <w:w w:val="100"/>
        <w:lang w:val="en-US" w:eastAsia="zh-CN" w:bidi="ar-SA"/>
      </w:rPr>
    </w:lvl>
    <w:lvl w:ilvl="1">
      <w:numFmt w:val="bullet"/>
      <w:lvlText w:val="•"/>
      <w:lvlJc w:val="left"/>
      <w:pPr>
        <w:ind w:left="1564" w:hanging="423"/>
      </w:pPr>
      <w:rPr>
        <w:rFonts w:hint="default"/>
        <w:lang w:val="en-US" w:eastAsia="zh-CN" w:bidi="ar-SA"/>
      </w:rPr>
    </w:lvl>
    <w:lvl w:ilvl="2">
      <w:numFmt w:val="bullet"/>
      <w:lvlText w:val="•"/>
      <w:lvlJc w:val="left"/>
      <w:pPr>
        <w:ind w:left="2388" w:hanging="423"/>
      </w:pPr>
      <w:rPr>
        <w:rFonts w:hint="default"/>
        <w:lang w:val="en-US" w:eastAsia="zh-CN" w:bidi="ar-SA"/>
      </w:rPr>
    </w:lvl>
    <w:lvl w:ilvl="3">
      <w:numFmt w:val="bullet"/>
      <w:lvlText w:val="•"/>
      <w:lvlJc w:val="left"/>
      <w:pPr>
        <w:ind w:left="3213" w:hanging="423"/>
      </w:pPr>
      <w:rPr>
        <w:rFonts w:hint="default"/>
        <w:lang w:val="en-US" w:eastAsia="zh-CN" w:bidi="ar-SA"/>
      </w:rPr>
    </w:lvl>
    <w:lvl w:ilvl="4">
      <w:numFmt w:val="bullet"/>
      <w:lvlText w:val="•"/>
      <w:lvlJc w:val="left"/>
      <w:pPr>
        <w:ind w:left="4037" w:hanging="423"/>
      </w:pPr>
      <w:rPr>
        <w:rFonts w:hint="default"/>
        <w:lang w:val="en-US" w:eastAsia="zh-CN" w:bidi="ar-SA"/>
      </w:rPr>
    </w:lvl>
    <w:lvl w:ilvl="5">
      <w:numFmt w:val="bullet"/>
      <w:lvlText w:val="•"/>
      <w:lvlJc w:val="left"/>
      <w:pPr>
        <w:ind w:left="4862" w:hanging="423"/>
      </w:pPr>
      <w:rPr>
        <w:rFonts w:hint="default"/>
        <w:lang w:val="en-US" w:eastAsia="zh-CN" w:bidi="ar-SA"/>
      </w:rPr>
    </w:lvl>
    <w:lvl w:ilvl="6">
      <w:numFmt w:val="bullet"/>
      <w:lvlText w:val="•"/>
      <w:lvlJc w:val="left"/>
      <w:pPr>
        <w:ind w:left="5686" w:hanging="423"/>
      </w:pPr>
      <w:rPr>
        <w:rFonts w:hint="default"/>
        <w:lang w:val="en-US" w:eastAsia="zh-CN" w:bidi="ar-SA"/>
      </w:rPr>
    </w:lvl>
    <w:lvl w:ilvl="7">
      <w:numFmt w:val="bullet"/>
      <w:lvlText w:val="•"/>
      <w:lvlJc w:val="left"/>
      <w:pPr>
        <w:ind w:left="6510" w:hanging="423"/>
      </w:pPr>
      <w:rPr>
        <w:rFonts w:hint="default"/>
        <w:lang w:val="en-US" w:eastAsia="zh-CN" w:bidi="ar-SA"/>
      </w:rPr>
    </w:lvl>
    <w:lvl w:ilvl="8">
      <w:numFmt w:val="bullet"/>
      <w:lvlText w:val="•"/>
      <w:lvlJc w:val="left"/>
      <w:pPr>
        <w:ind w:left="7335" w:hanging="423"/>
      </w:pPr>
      <w:rPr>
        <w:rFonts w:hint="default"/>
        <w:lang w:val="en-US" w:eastAsia="zh-CN" w:bidi="ar-SA"/>
      </w:rPr>
    </w:lvl>
  </w:abstractNum>
  <w:abstractNum w:abstractNumId="17" w15:restartNumberingAfterBreak="0">
    <w:nsid w:val="7E8D30F1"/>
    <w:multiLevelType w:val="hybridMultilevel"/>
    <w:tmpl w:val="62000260"/>
    <w:lvl w:ilvl="0" w:tplc="E6C46F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852840614">
    <w:abstractNumId w:val="12"/>
  </w:num>
  <w:num w:numId="2" w16cid:durableId="525556844">
    <w:abstractNumId w:val="15"/>
  </w:num>
  <w:num w:numId="3" w16cid:durableId="463428546">
    <w:abstractNumId w:val="10"/>
  </w:num>
  <w:num w:numId="4" w16cid:durableId="1871795951">
    <w:abstractNumId w:val="11"/>
  </w:num>
  <w:num w:numId="5" w16cid:durableId="863983585">
    <w:abstractNumId w:val="16"/>
  </w:num>
  <w:num w:numId="6" w16cid:durableId="1104348065">
    <w:abstractNumId w:val="8"/>
  </w:num>
  <w:num w:numId="7" w16cid:durableId="1452432998">
    <w:abstractNumId w:val="3"/>
  </w:num>
  <w:num w:numId="8" w16cid:durableId="176388562">
    <w:abstractNumId w:val="2"/>
  </w:num>
  <w:num w:numId="9" w16cid:durableId="1704791130">
    <w:abstractNumId w:val="1"/>
  </w:num>
  <w:num w:numId="10" w16cid:durableId="1636836637">
    <w:abstractNumId w:val="0"/>
  </w:num>
  <w:num w:numId="11" w16cid:durableId="50009612">
    <w:abstractNumId w:val="9"/>
  </w:num>
  <w:num w:numId="12" w16cid:durableId="1543126479">
    <w:abstractNumId w:val="7"/>
  </w:num>
  <w:num w:numId="13" w16cid:durableId="766191098">
    <w:abstractNumId w:val="6"/>
  </w:num>
  <w:num w:numId="14" w16cid:durableId="215969055">
    <w:abstractNumId w:val="5"/>
  </w:num>
  <w:num w:numId="15" w16cid:durableId="1288468031">
    <w:abstractNumId w:val="4"/>
  </w:num>
  <w:num w:numId="16" w16cid:durableId="1194613386">
    <w:abstractNumId w:val="14"/>
  </w:num>
  <w:num w:numId="17" w16cid:durableId="809522312">
    <w:abstractNumId w:val="13"/>
  </w:num>
  <w:num w:numId="18" w16cid:durableId="1777671562">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苏 kinng">
    <w15:presenceInfo w15:providerId="Windows Live" w15:userId="f9d9edf90283658d"/>
  </w15:person>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docVars>
    <w:docVar w:name="commondata" w:val="eyJoZGlkIjoiYWJlMzA2MzQzZTM5YTBiZjk5ODg1NWE1NDFjMmY5YmEifQ=="/>
  </w:docVars>
  <w:rsids>
    <w:rsidRoot w:val="00A8607B"/>
    <w:rsid w:val="00004EF5"/>
    <w:rsid w:val="0001120B"/>
    <w:rsid w:val="00011794"/>
    <w:rsid w:val="000162BF"/>
    <w:rsid w:val="00030F44"/>
    <w:rsid w:val="000355FB"/>
    <w:rsid w:val="00044565"/>
    <w:rsid w:val="000722D9"/>
    <w:rsid w:val="00073AD9"/>
    <w:rsid w:val="000772F6"/>
    <w:rsid w:val="00084D94"/>
    <w:rsid w:val="00096137"/>
    <w:rsid w:val="000A041D"/>
    <w:rsid w:val="000B0C25"/>
    <w:rsid w:val="000B6F81"/>
    <w:rsid w:val="000C1955"/>
    <w:rsid w:val="000D040E"/>
    <w:rsid w:val="000D3845"/>
    <w:rsid w:val="000D4CE0"/>
    <w:rsid w:val="000E6215"/>
    <w:rsid w:val="000E6BB3"/>
    <w:rsid w:val="000F39F6"/>
    <w:rsid w:val="000F645F"/>
    <w:rsid w:val="00114333"/>
    <w:rsid w:val="00120BAE"/>
    <w:rsid w:val="00164F7F"/>
    <w:rsid w:val="00167146"/>
    <w:rsid w:val="00186121"/>
    <w:rsid w:val="001E2C25"/>
    <w:rsid w:val="001E3EBA"/>
    <w:rsid w:val="002062F6"/>
    <w:rsid w:val="00230878"/>
    <w:rsid w:val="002346E2"/>
    <w:rsid w:val="002354AE"/>
    <w:rsid w:val="00256421"/>
    <w:rsid w:val="00267CDB"/>
    <w:rsid w:val="00280877"/>
    <w:rsid w:val="002A5E7E"/>
    <w:rsid w:val="002A6071"/>
    <w:rsid w:val="002D1551"/>
    <w:rsid w:val="002D2D97"/>
    <w:rsid w:val="002D32ED"/>
    <w:rsid w:val="002F5EB7"/>
    <w:rsid w:val="002F5F93"/>
    <w:rsid w:val="0034218D"/>
    <w:rsid w:val="00370D07"/>
    <w:rsid w:val="00373DA0"/>
    <w:rsid w:val="00385DCB"/>
    <w:rsid w:val="00396733"/>
    <w:rsid w:val="003A43BA"/>
    <w:rsid w:val="003A4F2F"/>
    <w:rsid w:val="003B0AC8"/>
    <w:rsid w:val="003E7E5E"/>
    <w:rsid w:val="003F5036"/>
    <w:rsid w:val="003F63A4"/>
    <w:rsid w:val="00425E60"/>
    <w:rsid w:val="00435C4F"/>
    <w:rsid w:val="00445751"/>
    <w:rsid w:val="004713DC"/>
    <w:rsid w:val="00471CBF"/>
    <w:rsid w:val="004810D6"/>
    <w:rsid w:val="00482310"/>
    <w:rsid w:val="00496F3E"/>
    <w:rsid w:val="004C2BCA"/>
    <w:rsid w:val="004C5CBC"/>
    <w:rsid w:val="004C6A6A"/>
    <w:rsid w:val="004D0E74"/>
    <w:rsid w:val="004E6558"/>
    <w:rsid w:val="005039BB"/>
    <w:rsid w:val="00514658"/>
    <w:rsid w:val="00516393"/>
    <w:rsid w:val="005208CE"/>
    <w:rsid w:val="0052779D"/>
    <w:rsid w:val="005342CF"/>
    <w:rsid w:val="00537D4D"/>
    <w:rsid w:val="0058073C"/>
    <w:rsid w:val="005A72D1"/>
    <w:rsid w:val="005B5940"/>
    <w:rsid w:val="005C793E"/>
    <w:rsid w:val="005E1E2A"/>
    <w:rsid w:val="005E6059"/>
    <w:rsid w:val="005F270E"/>
    <w:rsid w:val="005F3188"/>
    <w:rsid w:val="0063080D"/>
    <w:rsid w:val="00637731"/>
    <w:rsid w:val="00650B3A"/>
    <w:rsid w:val="006533AB"/>
    <w:rsid w:val="00655660"/>
    <w:rsid w:val="00673832"/>
    <w:rsid w:val="00686F60"/>
    <w:rsid w:val="006963FC"/>
    <w:rsid w:val="006A4C07"/>
    <w:rsid w:val="006A755B"/>
    <w:rsid w:val="006B2B8B"/>
    <w:rsid w:val="006D25F4"/>
    <w:rsid w:val="006F670D"/>
    <w:rsid w:val="00710C1D"/>
    <w:rsid w:val="00712628"/>
    <w:rsid w:val="0073302B"/>
    <w:rsid w:val="00757564"/>
    <w:rsid w:val="00775868"/>
    <w:rsid w:val="007A41F5"/>
    <w:rsid w:val="007A7960"/>
    <w:rsid w:val="007B038A"/>
    <w:rsid w:val="007E067F"/>
    <w:rsid w:val="008106E9"/>
    <w:rsid w:val="008124C9"/>
    <w:rsid w:val="00817E0C"/>
    <w:rsid w:val="00831F40"/>
    <w:rsid w:val="0083474B"/>
    <w:rsid w:val="008560E6"/>
    <w:rsid w:val="00865700"/>
    <w:rsid w:val="008923F7"/>
    <w:rsid w:val="00892AFF"/>
    <w:rsid w:val="008A352C"/>
    <w:rsid w:val="008B196E"/>
    <w:rsid w:val="008C0234"/>
    <w:rsid w:val="008C11A8"/>
    <w:rsid w:val="008F5A75"/>
    <w:rsid w:val="00907E8F"/>
    <w:rsid w:val="0091489C"/>
    <w:rsid w:val="00931BB8"/>
    <w:rsid w:val="009537EA"/>
    <w:rsid w:val="009677C2"/>
    <w:rsid w:val="00971676"/>
    <w:rsid w:val="00982C29"/>
    <w:rsid w:val="00986987"/>
    <w:rsid w:val="009A3E6C"/>
    <w:rsid w:val="009B22DF"/>
    <w:rsid w:val="009C03F0"/>
    <w:rsid w:val="009D3306"/>
    <w:rsid w:val="009D6774"/>
    <w:rsid w:val="009F4937"/>
    <w:rsid w:val="00A02239"/>
    <w:rsid w:val="00A038B5"/>
    <w:rsid w:val="00A04C98"/>
    <w:rsid w:val="00A11379"/>
    <w:rsid w:val="00A138C0"/>
    <w:rsid w:val="00A20DE2"/>
    <w:rsid w:val="00A2308B"/>
    <w:rsid w:val="00A25543"/>
    <w:rsid w:val="00A55089"/>
    <w:rsid w:val="00A624BD"/>
    <w:rsid w:val="00A81311"/>
    <w:rsid w:val="00A8438F"/>
    <w:rsid w:val="00A8607B"/>
    <w:rsid w:val="00A907AD"/>
    <w:rsid w:val="00A92A34"/>
    <w:rsid w:val="00AA1410"/>
    <w:rsid w:val="00AA3028"/>
    <w:rsid w:val="00AB01CC"/>
    <w:rsid w:val="00AC0360"/>
    <w:rsid w:val="00AD2078"/>
    <w:rsid w:val="00AE0FD3"/>
    <w:rsid w:val="00AE6E32"/>
    <w:rsid w:val="00AF4F51"/>
    <w:rsid w:val="00AF71D3"/>
    <w:rsid w:val="00B14372"/>
    <w:rsid w:val="00B24F9A"/>
    <w:rsid w:val="00B61512"/>
    <w:rsid w:val="00B733BF"/>
    <w:rsid w:val="00B81369"/>
    <w:rsid w:val="00BE555F"/>
    <w:rsid w:val="00BF648A"/>
    <w:rsid w:val="00BF6804"/>
    <w:rsid w:val="00C05C90"/>
    <w:rsid w:val="00C10F7F"/>
    <w:rsid w:val="00C17E0E"/>
    <w:rsid w:val="00C20EA0"/>
    <w:rsid w:val="00C5309C"/>
    <w:rsid w:val="00C53FC8"/>
    <w:rsid w:val="00C63DA3"/>
    <w:rsid w:val="00C64EDB"/>
    <w:rsid w:val="00C8176D"/>
    <w:rsid w:val="00C86C47"/>
    <w:rsid w:val="00CB0DAE"/>
    <w:rsid w:val="00CB13A2"/>
    <w:rsid w:val="00CB3880"/>
    <w:rsid w:val="00CC4270"/>
    <w:rsid w:val="00CD1C48"/>
    <w:rsid w:val="00CF4707"/>
    <w:rsid w:val="00D01900"/>
    <w:rsid w:val="00D028C7"/>
    <w:rsid w:val="00D111FC"/>
    <w:rsid w:val="00D13DEA"/>
    <w:rsid w:val="00D15905"/>
    <w:rsid w:val="00D22FE6"/>
    <w:rsid w:val="00D2559F"/>
    <w:rsid w:val="00D5369B"/>
    <w:rsid w:val="00D70B17"/>
    <w:rsid w:val="00D87D97"/>
    <w:rsid w:val="00D91DB8"/>
    <w:rsid w:val="00D9686C"/>
    <w:rsid w:val="00DA7E14"/>
    <w:rsid w:val="00DD098B"/>
    <w:rsid w:val="00DD11E4"/>
    <w:rsid w:val="00DD6A33"/>
    <w:rsid w:val="00DE1256"/>
    <w:rsid w:val="00DF0084"/>
    <w:rsid w:val="00E04632"/>
    <w:rsid w:val="00E21660"/>
    <w:rsid w:val="00E37B22"/>
    <w:rsid w:val="00E41DD4"/>
    <w:rsid w:val="00E444D2"/>
    <w:rsid w:val="00E541C2"/>
    <w:rsid w:val="00E55462"/>
    <w:rsid w:val="00E83BE6"/>
    <w:rsid w:val="00E87B90"/>
    <w:rsid w:val="00E9128F"/>
    <w:rsid w:val="00E91A40"/>
    <w:rsid w:val="00E92FEB"/>
    <w:rsid w:val="00EA6125"/>
    <w:rsid w:val="00EC36DA"/>
    <w:rsid w:val="00ED400A"/>
    <w:rsid w:val="00ED5014"/>
    <w:rsid w:val="00EE1A2C"/>
    <w:rsid w:val="00EE486C"/>
    <w:rsid w:val="00EF6315"/>
    <w:rsid w:val="00F02D0D"/>
    <w:rsid w:val="00F420D4"/>
    <w:rsid w:val="00F61790"/>
    <w:rsid w:val="00FB388D"/>
    <w:rsid w:val="00FB3EBD"/>
    <w:rsid w:val="00FC188E"/>
    <w:rsid w:val="00FE45B6"/>
    <w:rsid w:val="3072486B"/>
    <w:rsid w:val="4BEC3E6C"/>
    <w:rsid w:val="5F4731C5"/>
    <w:rsid w:val="7D2F65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0AFC2F6"/>
  <w15:docId w15:val="{381BF477-743D-4074-96C2-D9846AA37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unhideWhenUsed="1"/>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1" w:unhideWhenUsed="1"/>
    <w:lsdException w:name="header" w:unhideWhenUsed="1"/>
    <w:lsdException w:name="footer" w:unhideWhenUsed="1"/>
    <w:lsdException w:name="caption" w:uiPriority="35" w:qFormat="1"/>
    <w:lsdException w:name="annotation reference" w:semiHidden="1" w:unhideWhenUsed="1"/>
    <w:lsdException w:name="Title" w:uiPriority="10" w:qFormat="1"/>
    <w:lsdException w:name="Default Paragraph Font" w:semiHidden="1" w:uiPriority="1" w:unhideWhenUsed="1"/>
    <w:lsdException w:name="Body Text" w:uiPriority="1" w:qFormat="1"/>
    <w:lsdException w:name="Subtitle" w:uiPriority="11" w:qFormat="1"/>
    <w:lsdException w:name="Hyperlink" w:unhideWhenUsed="1"/>
    <w:lsdException w:name="FollowedHyperlink" w:semiHidden="1" w:unhideWhenUsed="1"/>
    <w:lsdException w:name="Strong" w:uiPriority="22" w:qFormat="1"/>
    <w:lsdException w:name="Emphasis" w:uiPriority="20" w:qFormat="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63A4"/>
    <w:pPr>
      <w:widowControl w:val="0"/>
      <w:autoSpaceDE w:val="0"/>
      <w:autoSpaceDN w:val="0"/>
    </w:pPr>
    <w:rPr>
      <w:rFonts w:ascii="宋体" w:eastAsia="宋体" w:hAnsi="宋体" w:cs="宋体"/>
      <w:sz w:val="22"/>
      <w:szCs w:val="22"/>
    </w:rPr>
  </w:style>
  <w:style w:type="paragraph" w:styleId="1">
    <w:name w:val="heading 1"/>
    <w:basedOn w:val="a"/>
    <w:next w:val="a"/>
    <w:uiPriority w:val="9"/>
    <w:qFormat/>
    <w:rsid w:val="00280877"/>
    <w:pPr>
      <w:outlineLvl w:val="0"/>
    </w:pPr>
    <w:rPr>
      <w:rFonts w:ascii="黑体" w:eastAsia="黑体" w:hAnsi="黑体" w:cs="黑体"/>
      <w:sz w:val="28"/>
      <w:szCs w:val="28"/>
    </w:rPr>
  </w:style>
  <w:style w:type="paragraph" w:styleId="2">
    <w:name w:val="heading 2"/>
    <w:basedOn w:val="a"/>
    <w:next w:val="a"/>
    <w:link w:val="20"/>
    <w:uiPriority w:val="9"/>
    <w:qFormat/>
    <w:rsid w:val="003F63A4"/>
    <w:pPr>
      <w:keepNext/>
      <w:keepLines/>
      <w:outlineLvl w:val="1"/>
    </w:pPr>
    <w:rPr>
      <w:rFonts w:asciiTheme="majorHAnsi" w:eastAsia="黑体" w:hAnsiTheme="majorHAnsi" w:cstheme="majorBidi"/>
      <w:bCs/>
      <w:sz w:val="28"/>
      <w:szCs w:val="32"/>
    </w:rPr>
  </w:style>
  <w:style w:type="paragraph" w:styleId="3">
    <w:name w:val="heading 3"/>
    <w:basedOn w:val="a"/>
    <w:next w:val="a"/>
    <w:link w:val="30"/>
    <w:uiPriority w:val="9"/>
    <w:qFormat/>
    <w:rsid w:val="00C17E0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tyle>
  <w:style w:type="paragraph" w:styleId="a5">
    <w:name w:val="Body Text"/>
    <w:basedOn w:val="a"/>
    <w:link w:val="a6"/>
    <w:uiPriority w:val="1"/>
    <w:qFormat/>
    <w:rsid w:val="00280877"/>
    <w:pPr>
      <w:ind w:firstLineChars="200" w:firstLine="200"/>
    </w:pPr>
    <w:rPr>
      <w:sz w:val="24"/>
      <w:szCs w:val="24"/>
    </w:rPr>
  </w:style>
  <w:style w:type="paragraph" w:styleId="TOC3">
    <w:name w:val="toc 3"/>
    <w:basedOn w:val="a"/>
    <w:next w:val="a"/>
    <w:uiPriority w:val="39"/>
    <w:pPr>
      <w:ind w:leftChars="400" w:left="840"/>
    </w:pPr>
  </w:style>
  <w:style w:type="paragraph" w:styleId="a7">
    <w:name w:val="footer"/>
    <w:basedOn w:val="a"/>
    <w:link w:val="a8"/>
    <w:uiPriority w:val="99"/>
    <w:pPr>
      <w:tabs>
        <w:tab w:val="center" w:pos="4153"/>
        <w:tab w:val="right" w:pos="8306"/>
      </w:tabs>
      <w:snapToGrid w:val="0"/>
    </w:pPr>
    <w:rPr>
      <w:sz w:val="18"/>
      <w:szCs w:val="18"/>
    </w:rPr>
  </w:style>
  <w:style w:type="paragraph" w:styleId="a9">
    <w:name w:val="header"/>
    <w:basedOn w:val="a"/>
    <w:link w:val="aa"/>
    <w:uiPriority w:val="99"/>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before="43"/>
      <w:ind w:left="328"/>
    </w:pPr>
    <w:rPr>
      <w:sz w:val="21"/>
      <w:szCs w:val="21"/>
    </w:rPr>
  </w:style>
  <w:style w:type="paragraph" w:styleId="TOC2">
    <w:name w:val="toc 2"/>
    <w:basedOn w:val="a"/>
    <w:next w:val="a"/>
    <w:autoRedefine/>
    <w:uiPriority w:val="39"/>
    <w:qFormat/>
    <w:rsid w:val="00757564"/>
    <w:pPr>
      <w:tabs>
        <w:tab w:val="left" w:pos="1260"/>
        <w:tab w:val="right" w:leader="dot" w:pos="8980"/>
      </w:tabs>
      <w:spacing w:before="43"/>
      <w:ind w:left="1120" w:hanging="478"/>
      <w:pPrChange w:id="0" w:author="苏 kinng" w:date="2022-10-11T12:24:00Z">
        <w:pPr>
          <w:widowControl w:val="0"/>
          <w:autoSpaceDE w:val="0"/>
          <w:autoSpaceDN w:val="0"/>
          <w:spacing w:before="43"/>
          <w:ind w:left="1120" w:hanging="478"/>
        </w:pPr>
      </w:pPrChange>
    </w:pPr>
    <w:rPr>
      <w:sz w:val="24"/>
      <w:szCs w:val="24"/>
      <w:rPrChange w:id="0" w:author="苏 kinng" w:date="2022-10-11T12:24:00Z">
        <w:rPr>
          <w:rFonts w:ascii="宋体" w:eastAsia="宋体" w:hAnsi="宋体" w:cs="宋体"/>
          <w:sz w:val="21"/>
          <w:szCs w:val="21"/>
          <w:lang w:val="en-US" w:eastAsia="zh-CN" w:bidi="ar-SA"/>
        </w:rPr>
      </w:rPrChange>
    </w:rPr>
  </w:style>
  <w:style w:type="paragraph" w:styleId="ab">
    <w:name w:val="Title"/>
    <w:basedOn w:val="a"/>
    <w:uiPriority w:val="10"/>
    <w:qFormat/>
    <w:pPr>
      <w:spacing w:before="26"/>
      <w:ind w:left="1978" w:right="2022"/>
      <w:jc w:val="center"/>
    </w:pPr>
    <w:rPr>
      <w:b/>
      <w:bCs/>
      <w:sz w:val="52"/>
      <w:szCs w:val="52"/>
    </w:rPr>
  </w:style>
  <w:style w:type="table" w:styleId="a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rPr>
      <w:color w:val="0000FF" w:themeColor="hyperlink"/>
      <w:u w:val="single"/>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e">
    <w:name w:val="List Paragraph"/>
    <w:basedOn w:val="a"/>
    <w:uiPriority w:val="1"/>
    <w:qFormat/>
    <w:rsid w:val="00280877"/>
    <w:rPr>
      <w:rFonts w:eastAsia="黑体"/>
      <w:sz w:val="24"/>
    </w:rPr>
  </w:style>
  <w:style w:type="paragraph" w:customStyle="1" w:styleId="TableParagraph">
    <w:name w:val="Table Paragraph"/>
    <w:basedOn w:val="a"/>
    <w:uiPriority w:val="1"/>
    <w:qFormat/>
    <w:pPr>
      <w:spacing w:line="292" w:lineRule="exact"/>
      <w:jc w:val="center"/>
    </w:pPr>
  </w:style>
  <w:style w:type="character" w:customStyle="1" w:styleId="a6">
    <w:name w:val="正文文本 字符"/>
    <w:basedOn w:val="a0"/>
    <w:link w:val="a5"/>
    <w:uiPriority w:val="1"/>
    <w:rsid w:val="00280877"/>
    <w:rPr>
      <w:rFonts w:ascii="宋体" w:eastAsia="宋体" w:hAnsi="宋体" w:cs="宋体"/>
      <w:sz w:val="24"/>
      <w:szCs w:val="24"/>
    </w:rPr>
  </w:style>
  <w:style w:type="character" w:customStyle="1" w:styleId="aa">
    <w:name w:val="页眉 字符"/>
    <w:basedOn w:val="a0"/>
    <w:link w:val="a9"/>
    <w:uiPriority w:val="99"/>
    <w:rsid w:val="003F63A4"/>
    <w:rPr>
      <w:rFonts w:ascii="宋体" w:eastAsia="宋体" w:hAnsi="宋体" w:cs="宋体"/>
      <w:sz w:val="18"/>
      <w:szCs w:val="18"/>
    </w:rPr>
  </w:style>
  <w:style w:type="character" w:customStyle="1" w:styleId="a8">
    <w:name w:val="页脚 字符"/>
    <w:basedOn w:val="a0"/>
    <w:link w:val="a7"/>
    <w:uiPriority w:val="99"/>
    <w:rsid w:val="003F63A4"/>
    <w:rPr>
      <w:rFonts w:ascii="宋体" w:eastAsia="宋体" w:hAnsi="宋体" w:cs="宋体"/>
      <w:sz w:val="18"/>
      <w:szCs w:val="18"/>
    </w:rPr>
  </w:style>
  <w:style w:type="character" w:styleId="af">
    <w:name w:val="annotation reference"/>
    <w:basedOn w:val="a0"/>
    <w:uiPriority w:val="99"/>
    <w:rPr>
      <w:sz w:val="21"/>
      <w:szCs w:val="21"/>
    </w:rPr>
  </w:style>
  <w:style w:type="paragraph" w:styleId="af0">
    <w:name w:val="Revision"/>
    <w:hidden/>
    <w:uiPriority w:val="99"/>
    <w:semiHidden/>
    <w:rsid w:val="00D111FC"/>
    <w:rPr>
      <w:rFonts w:ascii="宋体" w:eastAsia="宋体" w:hAnsi="宋体" w:cs="宋体"/>
      <w:sz w:val="22"/>
      <w:szCs w:val="22"/>
    </w:rPr>
  </w:style>
  <w:style w:type="character" w:styleId="af1">
    <w:name w:val="FollowedHyperlink"/>
    <w:basedOn w:val="a0"/>
    <w:uiPriority w:val="99"/>
    <w:rsid w:val="00D111FC"/>
    <w:rPr>
      <w:color w:val="800080" w:themeColor="followedHyperlink"/>
      <w:u w:val="single"/>
    </w:rPr>
  </w:style>
  <w:style w:type="character" w:customStyle="1" w:styleId="20">
    <w:name w:val="标题 2 字符"/>
    <w:basedOn w:val="a0"/>
    <w:link w:val="2"/>
    <w:uiPriority w:val="9"/>
    <w:rsid w:val="003F63A4"/>
    <w:rPr>
      <w:rFonts w:asciiTheme="majorHAnsi" w:eastAsia="黑体" w:hAnsiTheme="majorHAnsi" w:cstheme="majorBidi"/>
      <w:bCs/>
      <w:sz w:val="28"/>
      <w:szCs w:val="32"/>
    </w:rPr>
  </w:style>
  <w:style w:type="character" w:customStyle="1" w:styleId="30">
    <w:name w:val="标题 3 字符"/>
    <w:basedOn w:val="a0"/>
    <w:link w:val="3"/>
    <w:uiPriority w:val="9"/>
    <w:rsid w:val="003F63A4"/>
    <w:rPr>
      <w:rFonts w:ascii="宋体" w:eastAsia="宋体" w:hAnsi="宋体" w:cs="宋体"/>
      <w:b/>
      <w:bCs/>
      <w:sz w:val="32"/>
      <w:szCs w:val="32"/>
    </w:rPr>
  </w:style>
  <w:style w:type="character" w:customStyle="1" w:styleId="a4">
    <w:name w:val="批注文字 字符"/>
    <w:basedOn w:val="a0"/>
    <w:link w:val="a3"/>
    <w:uiPriority w:val="99"/>
    <w:rsid w:val="003F63A4"/>
    <w:rPr>
      <w:rFonts w:ascii="宋体" w:eastAsia="宋体" w:hAnsi="宋体" w:cs="宋体"/>
      <w:sz w:val="22"/>
      <w:szCs w:val="22"/>
    </w:rPr>
  </w:style>
  <w:style w:type="paragraph" w:styleId="TOC4">
    <w:name w:val="toc 4"/>
    <w:basedOn w:val="a"/>
    <w:next w:val="a"/>
    <w:autoRedefine/>
    <w:uiPriority w:val="39"/>
    <w:rsid w:val="00C5309C"/>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536369">
      <w:bodyDiv w:val="1"/>
      <w:marLeft w:val="0"/>
      <w:marRight w:val="0"/>
      <w:marTop w:val="0"/>
      <w:marBottom w:val="0"/>
      <w:divBdr>
        <w:top w:val="none" w:sz="0" w:space="0" w:color="auto"/>
        <w:left w:val="none" w:sz="0" w:space="0" w:color="auto"/>
        <w:bottom w:val="none" w:sz="0" w:space="0" w:color="auto"/>
        <w:right w:val="none" w:sz="0" w:space="0" w:color="auto"/>
      </w:divBdr>
      <w:divsChild>
        <w:div w:id="198980721">
          <w:marLeft w:val="0"/>
          <w:marRight w:val="0"/>
          <w:marTop w:val="0"/>
          <w:marBottom w:val="0"/>
          <w:divBdr>
            <w:top w:val="none" w:sz="0" w:space="0" w:color="auto"/>
            <w:left w:val="none" w:sz="0" w:space="0" w:color="auto"/>
            <w:bottom w:val="none" w:sz="0" w:space="0" w:color="auto"/>
            <w:right w:val="none" w:sz="0" w:space="0" w:color="auto"/>
          </w:divBdr>
        </w:div>
      </w:divsChild>
    </w:div>
    <w:div w:id="2027245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comments" Target="comments.xml"/><Relationship Id="rId26" Type="http://schemas.openxmlformats.org/officeDocument/2006/relationships/image" Target="media/image15.emf"/><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4.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microsoft.com/office/2016/09/relationships/commentsIds" Target="commentsIds.xml"/><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2.jpeg"/><Relationship Id="rId19" Type="http://schemas.microsoft.com/office/2011/relationships/commentsExtended" Target="commentsExtended.xml"/><Relationship Id="rId31" Type="http://schemas.openxmlformats.org/officeDocument/2006/relationships/image" Target="media/image19.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oleObject" Target="embeddings/oleObject1.bin"/><Relationship Id="rId30" Type="http://schemas.openxmlformats.org/officeDocument/2006/relationships/image" Target="media/image18.jpeg"/><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1027"/>
    <customShpInfo spid="_x0000_s1025"/>
  </customShpExts>
</s:customData>
</file>

<file path=customXml/itemProps1.xml><?xml version="1.0" encoding="utf-8"?>
<ds:datastoreItem xmlns:ds="http://schemas.openxmlformats.org/officeDocument/2006/customXml" ds:itemID="{771E4111-5080-40AA-B018-CAEDC8A7867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1</Pages>
  <Words>3255</Words>
  <Characters>18558</Characters>
  <Application>Microsoft Office Word</Application>
  <DocSecurity>0</DocSecurity>
  <Lines>154</Lines>
  <Paragraphs>43</Paragraphs>
  <ScaleCrop>false</ScaleCrop>
  <Company/>
  <LinksUpToDate>false</LinksUpToDate>
  <CharactersWithSpaces>21770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苏 kinng</cp:lastModifiedBy>
  <cp:revision>118</cp:revision>
  <dcterms:created xsi:type="dcterms:W3CDTF">2022-09-28T01:47:00Z</dcterms:created>
  <dcterms:modified xsi:type="dcterms:W3CDTF">2022-10-24T04:20:00Z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2021-10-28T00:00:00Z</vt:filetime>
  </property>
  <property fmtid="{D5CDD505-2E9C-101B-9397-08002B2CF9AE}" pid="3" name="Creator">
    <vt:lpwstr>Microsoft® Word 2010</vt:lpwstr>
  </property>
  <property fmtid="{D5CDD505-2E9C-101B-9397-08002B2CF9AE}" pid="4" name="LastSaved">
    <vt:filetime>2022-09-28T00:00:00Z</vt:filetime>
  </property>
  <property fmtid="{D5CDD505-2E9C-101B-9397-08002B2CF9AE}" pid="5" name="KSOProductBuildVer">
    <vt:lpwstr>2052-11.1.0.12358</vt:lpwstr>
  </property>
  <property fmtid="{D5CDD505-2E9C-101B-9397-08002B2CF9AE}" pid="6" name="ICV">
    <vt:lpwstr>D87644FDA2ED45BEAB18F9CA7F9C3807</vt:lpwstr>
  </property>
</Properties>
</file>